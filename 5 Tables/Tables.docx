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03FF18F" w14:textId="46397C5A" w:rsidR="00B77570" w:rsidRPr="00E24796" w:rsidRDefault="00B77570" w:rsidP="00294C36">
      <w:pPr>
        <w:pStyle w:val="Caption"/>
        <w:keepNext/>
        <w:rPr>
          <w:ins w:id="0" w:author="Abdulelah Saeed Alshehri" w:date="2021-01-11T12:48:00Z"/>
          <w:b w:val="0"/>
          <w:rtl/>
        </w:rPr>
      </w:pPr>
      <w:r w:rsidRPr="00E24796">
        <w:t xml:space="preserve">Table </w:t>
      </w:r>
      <w:r w:rsidRPr="00E24796">
        <w:rPr>
          <w:noProof/>
        </w:rPr>
        <w:t>1</w:t>
      </w:r>
      <w:r w:rsidRPr="00E24796">
        <w:t xml:space="preserve">: </w:t>
      </w:r>
      <w:ins w:id="1" w:author="raf rag" w:date="2021-01-30T18:54:00Z">
        <w:r w:rsidR="00E8324D" w:rsidRPr="00E24796">
          <w:rPr>
            <w:b w:val="0"/>
            <w:bCs/>
          </w:rPr>
          <w:t>Selected d</w:t>
        </w:r>
      </w:ins>
      <w:ins w:id="2" w:author="raf rag" w:date="2021-01-30T18:53:00Z">
        <w:r w:rsidR="00E8324D" w:rsidRPr="00E24796">
          <w:rPr>
            <w:b w:val="0"/>
            <w:bCs/>
          </w:rPr>
          <w:t xml:space="preserve">ata for </w:t>
        </w:r>
      </w:ins>
      <w:del w:id="3" w:author="raf rag" w:date="2021-01-30T18:53:00Z">
        <w:r w:rsidR="006A4683" w:rsidRPr="00E24796" w:rsidDel="00E8324D">
          <w:rPr>
            <w:b w:val="0"/>
          </w:rPr>
          <w:delText xml:space="preserve">A </w:delText>
        </w:r>
        <w:r w:rsidRPr="00E24796" w:rsidDel="00E8324D">
          <w:rPr>
            <w:b w:val="0"/>
          </w:rPr>
          <w:delText xml:space="preserve">list of </w:delText>
        </w:r>
        <w:r w:rsidR="00A91F63" w:rsidRPr="00E24796" w:rsidDel="00E8324D">
          <w:rPr>
            <w:b w:val="0"/>
          </w:rPr>
          <w:delText xml:space="preserve">four </w:delText>
        </w:r>
        <w:r w:rsidRPr="00E24796" w:rsidDel="00E8324D">
          <w:rPr>
            <w:b w:val="0"/>
          </w:rPr>
          <w:delText>physiochemical properties</w:delText>
        </w:r>
      </w:del>
      <w:ins w:id="4" w:author="Fengqi You" w:date="2021-01-15T21:28:00Z">
        <w:del w:id="5" w:author="raf rag" w:date="2021-01-30T18:53:00Z">
          <w:r w:rsidR="00192DF7" w:rsidRPr="00E24796" w:rsidDel="00E8324D">
            <w:rPr>
              <w:b w:val="0"/>
            </w:rPr>
            <w:delText xml:space="preserve">, including </w:delText>
          </w:r>
        </w:del>
      </w:ins>
      <w:ins w:id="6" w:author="Abdulelah Saeed Alshehri" w:date="2021-01-17T22:08:00Z">
        <w:r w:rsidR="00C625EB" w:rsidRPr="00E24796">
          <w:rPr>
            <w:b w:val="0"/>
          </w:rPr>
          <w:t>Octanol-Water Partition Coefficient</w:t>
        </w:r>
        <w:r w:rsidR="0094662E" w:rsidRPr="00E24796">
          <w:rPr>
            <w:b w:val="0"/>
          </w:rPr>
          <w:t xml:space="preserve">, </w:t>
        </w:r>
      </w:ins>
      <w:ins w:id="7" w:author="Abdulelah Saeed Alshehri" w:date="2021-02-03T19:25:00Z">
        <w:r w:rsidR="00437391" w:rsidRPr="00E24796">
          <w:rPr>
            <w:b w:val="0"/>
          </w:rPr>
          <w:t>Toxicity (</w:t>
        </w:r>
      </w:ins>
      <w:ins w:id="8" w:author="Abdulelah Saeed Alshehri" w:date="2021-01-17T22:08:00Z">
        <w:r w:rsidR="0094662E" w:rsidRPr="00E24796">
          <w:rPr>
            <w:b w:val="0"/>
          </w:rPr>
          <w:t xml:space="preserve">Oral </w:t>
        </w:r>
      </w:ins>
      <w:ins w:id="9" w:author="Abdulelah Saeed Alshehri" w:date="2021-01-17T22:09:00Z">
        <w:r w:rsidR="0094662E" w:rsidRPr="00E24796">
          <w:rPr>
            <w:b w:val="0"/>
          </w:rPr>
          <w:t>Rat</w:t>
        </w:r>
      </w:ins>
      <w:ins w:id="10" w:author="Abdulelah Saeed Alshehri" w:date="2021-02-03T19:25:00Z">
        <w:r w:rsidR="00437391" w:rsidRPr="00E24796">
          <w:rPr>
            <w:b w:val="0"/>
          </w:rPr>
          <w:t>)</w:t>
        </w:r>
      </w:ins>
      <w:ins w:id="11" w:author="Abdulelah Saeed Alshehri" w:date="2021-01-17T22:09:00Z">
        <w:r w:rsidR="0094662E" w:rsidRPr="00E24796">
          <w:rPr>
            <w:b w:val="0"/>
          </w:rPr>
          <w:t>,</w:t>
        </w:r>
        <w:r w:rsidR="0094662E" w:rsidRPr="00E24796">
          <w:t xml:space="preserve"> </w:t>
        </w:r>
        <w:r w:rsidR="0094662E" w:rsidRPr="00E24796">
          <w:rPr>
            <w:b w:val="0"/>
          </w:rPr>
          <w:t>Aqueous Solubility, and Auto</w:t>
        </w:r>
      </w:ins>
      <w:ins w:id="12" w:author="Abdulelah Saeed Alshehri" w:date="2021-01-18T11:53:00Z">
        <w:r w:rsidR="00990FF9" w:rsidRPr="00E24796">
          <w:rPr>
            <w:b w:val="0"/>
          </w:rPr>
          <w:t>-</w:t>
        </w:r>
      </w:ins>
      <w:ins w:id="13" w:author="Abdulelah Saeed Alshehri" w:date="2021-01-17T22:09:00Z">
        <w:r w:rsidR="0094662E" w:rsidRPr="00E24796">
          <w:rPr>
            <w:b w:val="0"/>
          </w:rPr>
          <w:t>Ignition Temperature</w:t>
        </w:r>
      </w:ins>
      <w:ins w:id="14" w:author="raf rag" w:date="2021-01-30T18:54:00Z">
        <w:r w:rsidR="00E8324D" w:rsidRPr="00E24796">
          <w:rPr>
            <w:b w:val="0"/>
          </w:rPr>
          <w:t xml:space="preserve"> </w:t>
        </w:r>
      </w:ins>
      <w:ins w:id="15" w:author="raf rag" w:date="2021-01-30T18:55:00Z">
        <w:r w:rsidR="00E8324D" w:rsidRPr="00E24796">
          <w:rPr>
            <w:b w:val="0"/>
          </w:rPr>
          <w:t>in terms of symbol, number of data-points</w:t>
        </w:r>
      </w:ins>
      <w:ins w:id="16" w:author="raf rag" w:date="2021-01-30T18:56:00Z">
        <w:r w:rsidR="00E8324D" w:rsidRPr="00E24796">
          <w:rPr>
            <w:b w:val="0"/>
          </w:rPr>
          <w:t>,</w:t>
        </w:r>
      </w:ins>
      <w:r w:rsidR="00294C36" w:rsidRPr="00E24796">
        <w:rPr>
          <w:b w:val="0"/>
        </w:rPr>
        <w:t xml:space="preserve"> internal diversity, </w:t>
      </w:r>
      <w:ins w:id="17" w:author="raf rag" w:date="2021-01-30T18:56:00Z">
        <w:r w:rsidR="00E8324D" w:rsidRPr="00E24796">
          <w:rPr>
            <w:b w:val="0"/>
          </w:rPr>
          <w:t xml:space="preserve">data distribution and needs </w:t>
        </w:r>
      </w:ins>
      <w:ins w:id="18" w:author="raf rag" w:date="2021-01-30T18:54:00Z">
        <w:r w:rsidR="00E8324D" w:rsidRPr="00E24796">
          <w:rPr>
            <w:b w:val="0"/>
          </w:rPr>
          <w:t xml:space="preserve">(see </w:t>
        </w:r>
      </w:ins>
      <w:ins w:id="19" w:author="Fengqi You" w:date="2021-01-15T21:28:00Z">
        <w:del w:id="20" w:author="raf rag" w:date="2021-01-30T18:51:00Z">
          <w:r w:rsidR="00192DF7" w:rsidRPr="00E24796" w:rsidDel="00E8324D">
            <w:rPr>
              <w:b w:val="0"/>
            </w:rPr>
            <w:delText>…</w:delText>
          </w:r>
        </w:del>
        <w:del w:id="21" w:author="raf rag" w:date="2021-01-30T18:54:00Z">
          <w:r w:rsidR="00192DF7" w:rsidRPr="00E24796" w:rsidDel="00E8324D">
            <w:rPr>
              <w:b w:val="0"/>
            </w:rPr>
            <w:delText>,</w:delText>
          </w:r>
        </w:del>
      </w:ins>
      <w:del w:id="22" w:author="raf rag" w:date="2021-01-30T18:54:00Z">
        <w:r w:rsidRPr="00E24796" w:rsidDel="00E8324D">
          <w:rPr>
            <w:b w:val="0"/>
          </w:rPr>
          <w:delText xml:space="preserve"> in the dataset, providing information about </w:delText>
        </w:r>
      </w:del>
      <w:ins w:id="23" w:author="Abdulelah Saeed Alshehri" w:date="2021-01-17T22:09:00Z">
        <w:del w:id="24" w:author="raf rag" w:date="2021-01-30T18:54:00Z">
          <w:r w:rsidR="0094662E" w:rsidRPr="00E24796" w:rsidDel="00E8324D">
            <w:rPr>
              <w:b w:val="0"/>
            </w:rPr>
            <w:delText xml:space="preserve">on </w:delText>
          </w:r>
        </w:del>
      </w:ins>
      <w:del w:id="25" w:author="raf rag" w:date="2021-01-30T18:54:00Z">
        <w:r w:rsidRPr="00E24796" w:rsidDel="00E8324D">
          <w:rPr>
            <w:b w:val="0"/>
          </w:rPr>
          <w:delText>the count</w:delText>
        </w:r>
      </w:del>
      <w:del w:id="26" w:author="raf rag" w:date="2021-01-30T18:55:00Z">
        <w:r w:rsidRPr="00E24796" w:rsidDel="00E8324D">
          <w:rPr>
            <w:b w:val="0"/>
          </w:rPr>
          <w:delText>, distribution, and needs.</w:delText>
        </w:r>
        <w:r w:rsidR="00A91F63" w:rsidRPr="00E24796" w:rsidDel="00E8324D">
          <w:rPr>
            <w:b w:val="0"/>
          </w:rPr>
          <w:delText xml:space="preserve"> </w:delText>
        </w:r>
      </w:del>
      <w:ins w:id="27" w:author="raf rag" w:date="2021-01-30T18:55:00Z">
        <w:r w:rsidR="00E8324D" w:rsidRPr="00E24796">
          <w:rPr>
            <w:b w:val="0"/>
          </w:rPr>
          <w:t>Table S</w:t>
        </w:r>
        <w:del w:id="28" w:author="Abdulelah Saeed Alshehri" w:date="2021-02-04T00:56:00Z">
          <w:r w:rsidR="00E8324D" w:rsidRPr="00E24796" w:rsidDel="00B50F2E">
            <w:rPr>
              <w:b w:val="0"/>
            </w:rPr>
            <w:delText>2</w:delText>
          </w:r>
        </w:del>
      </w:ins>
      <w:ins w:id="29" w:author="Abdulelah Saeed Alshehri" w:date="2021-02-04T00:56:00Z">
        <w:r w:rsidR="00B50F2E" w:rsidRPr="00E24796">
          <w:rPr>
            <w:b w:val="0"/>
          </w:rPr>
          <w:t>1</w:t>
        </w:r>
      </w:ins>
      <w:ins w:id="30" w:author="raf rag" w:date="2021-01-30T18:55:00Z">
        <w:r w:rsidR="00E8324D" w:rsidRPr="00E24796">
          <w:rPr>
            <w:b w:val="0"/>
          </w:rPr>
          <w:t xml:space="preserve"> in </w:t>
        </w:r>
        <w:del w:id="31" w:author="Abdulelah Saeed Alshehri" w:date="2021-02-03T19:29:00Z">
          <w:r w:rsidR="00E8324D" w:rsidRPr="00E24796" w:rsidDel="000E1F72">
            <w:rPr>
              <w:b w:val="0"/>
            </w:rPr>
            <w:delText>suppoeting</w:delText>
          </w:r>
        </w:del>
      </w:ins>
      <w:ins w:id="32" w:author="Abdulelah Saeed Alshehri" w:date="2021-02-03T19:29:00Z">
        <w:r w:rsidR="000E1F72" w:rsidRPr="00E24796">
          <w:rPr>
            <w:b w:val="0"/>
          </w:rPr>
          <w:t>supporting</w:t>
        </w:r>
      </w:ins>
      <w:ins w:id="33" w:author="raf rag" w:date="2021-01-30T18:55:00Z">
        <w:r w:rsidR="00E8324D" w:rsidRPr="00E24796">
          <w:rPr>
            <w:b w:val="0"/>
          </w:rPr>
          <w:t xml:space="preserve"> material for a full list of properties)</w:t>
        </w:r>
      </w:ins>
      <w:del w:id="34" w:author="raf rag" w:date="2021-01-30T18:55:00Z">
        <w:r w:rsidR="00BE59E5" w:rsidRPr="00E24796" w:rsidDel="00E8324D">
          <w:rPr>
            <w:b w:val="0"/>
          </w:rPr>
          <w:delText>The f</w:delText>
        </w:r>
        <w:r w:rsidR="00A91F63" w:rsidRPr="00E24796" w:rsidDel="00E8324D">
          <w:rPr>
            <w:b w:val="0"/>
          </w:rPr>
          <w:delText>ull list is provided in Table S2</w:delText>
        </w:r>
      </w:del>
      <w:r w:rsidR="00A91F63" w:rsidRPr="00E24796">
        <w:rPr>
          <w:b w:val="0"/>
        </w:rPr>
        <w:t xml:space="preserve">.  </w:t>
      </w:r>
    </w:p>
    <w:tbl>
      <w:tblPr>
        <w:tblStyle w:val="PlainTable3"/>
        <w:tblW w:w="11160" w:type="dxa"/>
        <w:jc w:val="center"/>
        <w:tblLayout w:type="fixed"/>
        <w:tblLook w:val="0420" w:firstRow="1" w:lastRow="0" w:firstColumn="0" w:lastColumn="0" w:noHBand="0" w:noVBand="1"/>
      </w:tblPr>
      <w:tblGrid>
        <w:gridCol w:w="1440"/>
        <w:gridCol w:w="1170"/>
        <w:gridCol w:w="720"/>
        <w:gridCol w:w="720"/>
        <w:gridCol w:w="3420"/>
        <w:gridCol w:w="3690"/>
      </w:tblGrid>
      <w:tr w:rsidR="00E61AAC" w:rsidRPr="00E24796" w14:paraId="73A5900C" w14:textId="77777777" w:rsidTr="00E61A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</w:trPr>
        <w:tc>
          <w:tcPr>
            <w:tcW w:w="1440" w:type="dxa"/>
            <w:shd w:val="clear" w:color="auto" w:fill="FFFFFF" w:themeFill="background1"/>
            <w:vAlign w:val="center"/>
            <w:hideMark/>
          </w:tcPr>
          <w:p w14:paraId="63B5F075" w14:textId="77777777" w:rsidR="00E61AAC" w:rsidRPr="00E24796" w:rsidRDefault="00E61AAC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Property</w:t>
            </w:r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1F5E4707" w14:textId="0C7644CE" w:rsidR="00E61AAC" w:rsidRPr="00E24796" w:rsidRDefault="00E61AAC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sYMBOL</w:t>
            </w: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1F67E54F" w14:textId="6153B5DE" w:rsidR="00E61AAC" w:rsidRPr="00E24796" w:rsidRDefault="00E64FAB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M</w:t>
            </w: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307BB5E1" w14:textId="6F1DE03F" w:rsidR="00E61AAC" w:rsidRPr="00E24796" w:rsidRDefault="00E61AAC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d</w:t>
            </w:r>
          </w:p>
        </w:tc>
        <w:tc>
          <w:tcPr>
            <w:tcW w:w="3420" w:type="dxa"/>
            <w:shd w:val="clear" w:color="auto" w:fill="FFFFFF" w:themeFill="background1"/>
            <w:vAlign w:val="center"/>
            <w:hideMark/>
          </w:tcPr>
          <w:p w14:paraId="25769799" w14:textId="6ABA4E3C" w:rsidR="00E61AAC" w:rsidRPr="00E24796" w:rsidRDefault="00E61AAC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dATA dIsTRIBUTION</w:t>
            </w:r>
          </w:p>
        </w:tc>
        <w:tc>
          <w:tcPr>
            <w:tcW w:w="3690" w:type="dxa"/>
            <w:shd w:val="clear" w:color="auto" w:fill="FFFFFF" w:themeFill="background1"/>
            <w:vAlign w:val="center"/>
            <w:hideMark/>
          </w:tcPr>
          <w:p w14:paraId="51A28905" w14:textId="064FC31E" w:rsidR="00E61AAC" w:rsidRPr="00E24796" w:rsidRDefault="00E61AAC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Needs</w:t>
            </w:r>
          </w:p>
        </w:tc>
      </w:tr>
      <w:tr w:rsidR="00E61AAC" w:rsidRPr="00E24796" w14:paraId="3CB2E454" w14:textId="77777777" w:rsidTr="00E61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</w:trPr>
        <w:tc>
          <w:tcPr>
            <w:tcW w:w="1440" w:type="dxa"/>
            <w:vAlign w:val="center"/>
            <w:hideMark/>
          </w:tcPr>
          <w:p w14:paraId="1AFE87B7" w14:textId="715FC2D2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Octanol-Water Partition Coefficient</w:t>
            </w:r>
          </w:p>
        </w:tc>
        <w:tc>
          <w:tcPr>
            <w:tcW w:w="1170" w:type="dxa"/>
            <w:vAlign w:val="center"/>
          </w:tcPr>
          <w:p w14:paraId="30027936" w14:textId="10EF336F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LogP</w:t>
            </w:r>
          </w:p>
        </w:tc>
        <w:tc>
          <w:tcPr>
            <w:tcW w:w="720" w:type="dxa"/>
            <w:vAlign w:val="center"/>
          </w:tcPr>
          <w:p w14:paraId="53A6CAC5" w14:textId="4C39675A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12193</w:t>
            </w:r>
          </w:p>
        </w:tc>
        <w:tc>
          <w:tcPr>
            <w:tcW w:w="720" w:type="dxa"/>
            <w:vAlign w:val="center"/>
          </w:tcPr>
          <w:p w14:paraId="53647FCF" w14:textId="14CF6106" w:rsidR="00E61AAC" w:rsidRPr="00E24796" w:rsidRDefault="00E61AAC" w:rsidP="001912FA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</w:t>
            </w:r>
            <w:r w:rsidR="001912FA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86</w:t>
            </w:r>
          </w:p>
        </w:tc>
        <w:tc>
          <w:tcPr>
            <w:tcW w:w="3420" w:type="dxa"/>
            <w:vAlign w:val="center"/>
          </w:tcPr>
          <w:p w14:paraId="4531C486" w14:textId="3712DEE9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6289D7F1" wp14:editId="000543F0">
                  <wp:extent cx="2194560" cy="1463040"/>
                  <wp:effectExtent l="0" t="0" r="0" b="3810"/>
                  <wp:docPr id="79" name="Picture 79" descr="C:\Users\asa279\Desktop\MyGitHub\ML-PropertyEstimation\Overall Results\19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asa279\Desktop\MyGitHub\ML-PropertyEstimation\Overall Results\19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vAlign w:val="center"/>
            <w:hideMark/>
          </w:tcPr>
          <w:p w14:paraId="214D2DFC" w14:textId="02DBAF4E" w:rsidR="00E61AAC" w:rsidRPr="00E24796" w:rsidRDefault="00E61AAC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Biological activity, environmental risk assessment, transport evaluation</w:t>
            </w:r>
          </w:p>
        </w:tc>
      </w:tr>
      <w:tr w:rsidR="00E61AAC" w:rsidRPr="00E24796" w14:paraId="6D7CF08A" w14:textId="77777777" w:rsidTr="00E61AAC">
        <w:trPr>
          <w:trHeight w:val="584"/>
          <w:jc w:val="center"/>
        </w:trPr>
        <w:tc>
          <w:tcPr>
            <w:tcW w:w="1440" w:type="dxa"/>
            <w:vAlign w:val="center"/>
            <w:hideMark/>
          </w:tcPr>
          <w:p w14:paraId="358D3B51" w14:textId="5A784DFA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35" w:author="Abdulelah Saeed Alshehri" w:date="2021-02-03T19:25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Toxicity (</w:t>
              </w:r>
            </w:ins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Oral Rat</w:t>
            </w:r>
            <w:ins w:id="36" w:author="Abdulelah Saeed Alshehri" w:date="2021-02-03T19:25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)</w:t>
              </w:r>
            </w:ins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 xml:space="preserve"> [mol/kg]</w:t>
            </w:r>
          </w:p>
        </w:tc>
        <w:tc>
          <w:tcPr>
            <w:tcW w:w="1170" w:type="dxa"/>
            <w:vAlign w:val="center"/>
          </w:tcPr>
          <w:p w14:paraId="6CD73BC9" w14:textId="0041310E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LD50</w:t>
            </w:r>
          </w:p>
        </w:tc>
        <w:tc>
          <w:tcPr>
            <w:tcW w:w="720" w:type="dxa"/>
            <w:vAlign w:val="center"/>
          </w:tcPr>
          <w:p w14:paraId="4E1B5D23" w14:textId="513EB5C5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4904</w:t>
            </w:r>
          </w:p>
        </w:tc>
        <w:tc>
          <w:tcPr>
            <w:tcW w:w="720" w:type="dxa"/>
            <w:vAlign w:val="center"/>
          </w:tcPr>
          <w:p w14:paraId="6D0D4569" w14:textId="09574965" w:rsidR="00E61AAC" w:rsidRPr="00E24796" w:rsidRDefault="001912FA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0.88</w:t>
            </w:r>
          </w:p>
        </w:tc>
        <w:tc>
          <w:tcPr>
            <w:tcW w:w="3420" w:type="dxa"/>
            <w:vAlign w:val="center"/>
          </w:tcPr>
          <w:p w14:paraId="7EFFF4CD" w14:textId="35DEF44C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50359671" wp14:editId="4675A3BD">
                  <wp:extent cx="2194560" cy="1463040"/>
                  <wp:effectExtent l="0" t="0" r="0" b="3810"/>
                  <wp:docPr id="72" name="Picture 72" descr="C:\Users\asa279\Desktop\MyGitHub\ML-PropertyEstimation\Overall Results\16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sa279\Desktop\MyGitHub\ML-PropertyEstimation\Overall Results\16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vAlign w:val="center"/>
          </w:tcPr>
          <w:p w14:paraId="3C5F5E2D" w14:textId="010C6D06" w:rsidR="00E61AAC" w:rsidRPr="00E24796" w:rsidRDefault="00E61AAC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Toxicity evaluation, risk assessment</w:t>
            </w:r>
          </w:p>
        </w:tc>
      </w:tr>
      <w:tr w:rsidR="00E61AAC" w:rsidRPr="00E24796" w14:paraId="2FA37B22" w14:textId="77777777" w:rsidTr="00E61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</w:trPr>
        <w:tc>
          <w:tcPr>
            <w:tcW w:w="1440" w:type="dxa"/>
            <w:vAlign w:val="center"/>
            <w:hideMark/>
          </w:tcPr>
          <w:p w14:paraId="39334945" w14:textId="3D03B819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Aqueous Solubility [mol/L]</w:t>
            </w:r>
          </w:p>
        </w:tc>
        <w:tc>
          <w:tcPr>
            <w:tcW w:w="1170" w:type="dxa"/>
            <w:vAlign w:val="center"/>
          </w:tcPr>
          <w:p w14:paraId="3E900D5B" w14:textId="3793CD08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LogW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s</w:t>
            </w:r>
          </w:p>
        </w:tc>
        <w:tc>
          <w:tcPr>
            <w:tcW w:w="720" w:type="dxa"/>
            <w:vAlign w:val="center"/>
          </w:tcPr>
          <w:p w14:paraId="0C528047" w14:textId="6DD02ABE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2565</w:t>
            </w:r>
          </w:p>
        </w:tc>
        <w:tc>
          <w:tcPr>
            <w:tcW w:w="720" w:type="dxa"/>
            <w:vAlign w:val="center"/>
          </w:tcPr>
          <w:p w14:paraId="1C02E15C" w14:textId="490F9BEA" w:rsidR="00E61AAC" w:rsidRPr="00E24796" w:rsidRDefault="001912FA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3420" w:type="dxa"/>
            <w:vAlign w:val="center"/>
          </w:tcPr>
          <w:p w14:paraId="2066DCA5" w14:textId="7E6610BD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52C41919" wp14:editId="6C0F46A8">
                  <wp:extent cx="2194560" cy="1463040"/>
                  <wp:effectExtent l="0" t="0" r="0" b="3810"/>
                  <wp:docPr id="71" name="Picture 71" descr="C:\Users\asa279\Desktop\MyGitHub\ML-PropertyEstimation\Overall Results\15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asa279\Desktop\MyGitHub\ML-PropertyEstimation\Overall Results\15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vAlign w:val="center"/>
          </w:tcPr>
          <w:p w14:paraId="252B74FE" w14:textId="58BACA5C" w:rsidR="00E61AAC" w:rsidRPr="00E24796" w:rsidRDefault="00E61AAC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Biological activity, environmental risk assessment, transport evaluation</w:t>
            </w:r>
          </w:p>
        </w:tc>
      </w:tr>
      <w:tr w:rsidR="00E61AAC" w:rsidRPr="00E24796" w14:paraId="435F96F2" w14:textId="77777777" w:rsidTr="00E61AAC">
        <w:trPr>
          <w:trHeight w:val="584"/>
          <w:jc w:val="center"/>
        </w:trPr>
        <w:tc>
          <w:tcPr>
            <w:tcW w:w="1440" w:type="dxa"/>
            <w:vAlign w:val="center"/>
          </w:tcPr>
          <w:p w14:paraId="116A494A" w14:textId="0476BE59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Auto</w:t>
            </w:r>
            <w:ins w:id="37" w:author="Abdulelah Saeed Alshehri" w:date="2021-01-18T11:53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-</w:t>
              </w:r>
            </w:ins>
            <w:del w:id="38" w:author="Abdulelah Saeed Alshehri" w:date="2021-01-18T11:53:00Z">
              <w:r w:rsidRPr="00E24796" w:rsidDel="00990FF9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 xml:space="preserve"> </w:delText>
              </w:r>
            </w:del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Ignition Temperature [K]</w:t>
            </w:r>
          </w:p>
        </w:tc>
        <w:tc>
          <w:tcPr>
            <w:tcW w:w="1170" w:type="dxa"/>
            <w:vAlign w:val="center"/>
          </w:tcPr>
          <w:p w14:paraId="358A53DB" w14:textId="1E3E2AD7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AiT</w:t>
            </w:r>
          </w:p>
        </w:tc>
        <w:tc>
          <w:tcPr>
            <w:tcW w:w="720" w:type="dxa"/>
            <w:vAlign w:val="center"/>
          </w:tcPr>
          <w:p w14:paraId="7D2FD5D7" w14:textId="6604B59B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571</w:t>
            </w:r>
          </w:p>
        </w:tc>
        <w:tc>
          <w:tcPr>
            <w:tcW w:w="720" w:type="dxa"/>
            <w:vAlign w:val="center"/>
          </w:tcPr>
          <w:p w14:paraId="602897A1" w14:textId="3C9D272E" w:rsidR="00E61AAC" w:rsidRPr="00E24796" w:rsidRDefault="001912FA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3420" w:type="dxa"/>
            <w:vAlign w:val="center"/>
          </w:tcPr>
          <w:p w14:paraId="5628998C" w14:textId="5D3CD95E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7558AD70" wp14:editId="7E9E1DBE">
                  <wp:extent cx="2194560" cy="1463040"/>
                  <wp:effectExtent l="0" t="0" r="0" b="3810"/>
                  <wp:docPr id="57" name="Picture 57" descr="C:\Users\asa279\Desktop\MyGitHub\ML-PropertyEstimation\Overall Results\2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sa279\Desktop\MyGitHub\ML-PropertyEstimation\Overall Results\2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  <w:vAlign w:val="center"/>
          </w:tcPr>
          <w:p w14:paraId="6E97748F" w14:textId="4F312FBF" w:rsidR="00E61AAC" w:rsidRPr="00E24796" w:rsidRDefault="00E61AAC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Risk assessment, chemical evaluation</w:t>
            </w:r>
          </w:p>
        </w:tc>
      </w:tr>
    </w:tbl>
    <w:p w14:paraId="67194A55" w14:textId="77777777" w:rsidR="004373D2" w:rsidRPr="00E24796" w:rsidRDefault="004373D2" w:rsidP="004373D2">
      <w:pPr>
        <w:ind w:firstLine="0"/>
        <w:sectPr w:rsidR="004373D2" w:rsidRPr="00E24796" w:rsidSect="00915E18">
          <w:footerReference w:type="default" r:id="rId12"/>
          <w:pgSz w:w="12240" w:h="15840"/>
          <w:pgMar w:top="1440" w:right="1440" w:bottom="1440" w:left="1440" w:header="720" w:footer="720" w:gutter="0"/>
          <w:lnNumType w:countBy="1" w:restart="continuous"/>
          <w:cols w:space="720"/>
          <w:docGrid w:linePitch="326"/>
        </w:sectPr>
      </w:pPr>
    </w:p>
    <w:p w14:paraId="50459F88" w14:textId="4E7E6546" w:rsidR="004373D2" w:rsidRPr="00E24796" w:rsidRDefault="004373D2">
      <w:pPr>
        <w:tabs>
          <w:tab w:val="left" w:pos="1890"/>
          <w:tab w:val="left" w:pos="3060"/>
          <w:tab w:val="center" w:pos="9360"/>
        </w:tabs>
        <w:ind w:firstLine="0"/>
        <w:rPr>
          <w:bCs/>
        </w:rPr>
      </w:pPr>
      <w:r w:rsidRPr="00E24796">
        <w:rPr>
          <w:b/>
        </w:rPr>
        <w:lastRenderedPageBreak/>
        <w:t xml:space="preserve">Table 2. </w:t>
      </w:r>
      <w:r w:rsidRPr="00E24796">
        <w:rPr>
          <w:bCs/>
        </w:rPr>
        <w:t>Comparative performance between the GC</w:t>
      </w:r>
      <w:ins w:id="39" w:author="raf rag" w:date="2021-01-30T21:44:00Z">
        <w:r w:rsidR="00E75234" w:rsidRPr="00E24796">
          <w:rPr>
            <w:bCs/>
          </w:rPr>
          <w:t>-simple-models</w:t>
        </w:r>
      </w:ins>
      <w:r w:rsidRPr="00E24796">
        <w:rPr>
          <w:bCs/>
        </w:rPr>
        <w:t xml:space="preserve"> and the best performing </w:t>
      </w:r>
      <w:ins w:id="40" w:author="raf rag" w:date="2021-01-30T21:44:00Z">
        <w:r w:rsidR="00E75234" w:rsidRPr="00E24796">
          <w:rPr>
            <w:bCs/>
          </w:rPr>
          <w:t>GC-ML-models</w:t>
        </w:r>
      </w:ins>
      <w:del w:id="41" w:author="raf rag" w:date="2021-01-30T21:44:00Z">
        <w:r w:rsidRPr="00E24796" w:rsidDel="00E75234">
          <w:rPr>
            <w:bCs/>
          </w:rPr>
          <w:delText>GP model</w:delText>
        </w:r>
      </w:del>
      <w:r w:rsidRPr="00E24796">
        <w:rPr>
          <w:bCs/>
        </w:rPr>
        <w:t>.</w:t>
      </w:r>
      <w:ins w:id="42" w:author="Abdulelah Saeed Alshehri" w:date="2021-01-18T12:26:00Z">
        <w:r w:rsidR="00990FF9" w:rsidRPr="00E24796">
          <w:t xml:space="preserve"> </w:t>
        </w:r>
        <w:r w:rsidR="00990FF9" w:rsidRPr="00E24796">
          <w:rPr>
            <w:bCs/>
          </w:rPr>
          <w:t>The full list of error distribution is provided in Table S2.</w:t>
        </w:r>
      </w:ins>
      <w:r w:rsidRPr="00E24796">
        <w:rPr>
          <w:b/>
          <w:bCs/>
          <w:color w:val="0D0D0D" w:themeColor="text1" w:themeTint="F2"/>
        </w:rPr>
        <w:t xml:space="preserve"> Acronyms</w:t>
      </w:r>
      <w:r w:rsidRPr="00E24796">
        <w:rPr>
          <w:color w:val="0D0D0D" w:themeColor="text1" w:themeTint="F2"/>
        </w:rPr>
        <w:t>:</w:t>
      </w:r>
      <w:r w:rsidRPr="00E24796">
        <w:rPr>
          <w:i/>
          <w:iCs/>
          <w:color w:val="0D0D0D" w:themeColor="text1" w:themeTint="F2"/>
        </w:rPr>
        <w:t xml:space="preserve"> (GC) Group Contribution; </w:t>
      </w:r>
      <w:del w:id="43" w:author="raf rag" w:date="2021-01-30T21:46:00Z">
        <w:r w:rsidRPr="00E24796" w:rsidDel="00E75234">
          <w:rPr>
            <w:i/>
            <w:iCs/>
            <w:color w:val="0D0D0D" w:themeColor="text1" w:themeTint="F2"/>
          </w:rPr>
          <w:delText xml:space="preserve">(GP) Gaussian Process; (LSVR) Linear Support Vector Regression; </w:delText>
        </w:r>
      </w:del>
      <w:r w:rsidRPr="00E24796">
        <w:rPr>
          <w:i/>
          <w:iCs/>
          <w:color w:val="0D0D0D" w:themeColor="text1" w:themeTint="F2"/>
        </w:rPr>
        <w:t>(MARE) Median Absolute Relative Error; (</w:t>
      </w:r>
      <w:r w:rsidR="00A459D8" w:rsidRPr="00E24796">
        <w:rPr>
          <w:i/>
          <w:iCs/>
          <w:color w:val="0D0D0D" w:themeColor="text1" w:themeTint="F2"/>
        </w:rPr>
        <w:t>MCL</w:t>
      </w:r>
      <w:r w:rsidR="00586250" w:rsidRPr="00E24796">
        <w:rPr>
          <w:i/>
          <w:iCs/>
          <w:color w:val="0D0D0D" w:themeColor="text1" w:themeTint="F2"/>
        </w:rPr>
        <w:t>.) Median 95% confidence level</w:t>
      </w:r>
      <w:r w:rsidRPr="00E24796">
        <w:rPr>
          <w:i/>
          <w:iCs/>
          <w:color w:val="0D0D0D" w:themeColor="text1" w:themeTint="F2"/>
        </w:rPr>
        <w:t>; (MSE) Mean Squared Error; (P</w:t>
      </w:r>
      <w:r w:rsidRPr="00E24796">
        <w:rPr>
          <w:i/>
          <w:iCs/>
          <w:color w:val="0D0D0D" w:themeColor="text1" w:themeTint="F2"/>
          <w:vertAlign w:val="subscript"/>
        </w:rPr>
        <w:t>rc</w:t>
      </w:r>
      <w:r w:rsidRPr="00E24796">
        <w:rPr>
          <w:i/>
          <w:iCs/>
          <w:color w:val="0D0D0D" w:themeColor="text1" w:themeTint="F2"/>
        </w:rPr>
        <w:t>)</w:t>
      </w:r>
      <w:r w:rsidRPr="00E24796">
        <w:t xml:space="preserve"> </w:t>
      </w:r>
      <w:r w:rsidRPr="00E24796">
        <w:rPr>
          <w:i/>
          <w:iCs/>
        </w:rPr>
        <w:t>Percentage</w:t>
      </w:r>
      <w:r w:rsidRPr="00E24796">
        <w:rPr>
          <w:i/>
          <w:iCs/>
          <w:color w:val="0D0D0D" w:themeColor="text1" w:themeTint="F2"/>
        </w:rPr>
        <w:t xml:space="preserve"> of data within 1%, 5%, and 10% of absolute relative error; (SWR) Step-Wise Regression.</w:t>
      </w:r>
      <w:del w:id="44" w:author="Abdulelah Saeed Alshehri" w:date="2021-01-18T12:26:00Z">
        <w:r w:rsidRPr="00E24796" w:rsidDel="00990FF9">
          <w:rPr>
            <w:i/>
            <w:iCs/>
            <w:color w:val="0D0D0D" w:themeColor="text1" w:themeTint="F2"/>
          </w:rPr>
          <w:delText xml:space="preserve"> </w:delText>
        </w:r>
        <w:r w:rsidR="006A4683" w:rsidRPr="00E24796" w:rsidDel="00990FF9">
          <w:rPr>
            <w:i/>
            <w:iCs/>
            <w:color w:val="0D0D0D" w:themeColor="text1" w:themeTint="F2"/>
          </w:rPr>
          <w:delText>Full list of error distribution is provided in Table S2</w:delText>
        </w:r>
      </w:del>
      <w:r w:rsidR="006A4683" w:rsidRPr="00E24796">
        <w:rPr>
          <w:i/>
          <w:iCs/>
          <w:color w:val="0D0D0D" w:themeColor="text1" w:themeTint="F2"/>
        </w:rPr>
        <w:t>.</w:t>
      </w:r>
    </w:p>
    <w:tbl>
      <w:tblPr>
        <w:tblStyle w:val="PlainTable3"/>
        <w:tblW w:w="14796" w:type="dxa"/>
        <w:tblLayout w:type="fixed"/>
        <w:tblLook w:val="0420" w:firstRow="1" w:lastRow="0" w:firstColumn="0" w:lastColumn="0" w:noHBand="0" w:noVBand="1"/>
      </w:tblPr>
      <w:tblGrid>
        <w:gridCol w:w="461"/>
        <w:gridCol w:w="2329"/>
        <w:gridCol w:w="720"/>
        <w:gridCol w:w="810"/>
        <w:gridCol w:w="810"/>
        <w:gridCol w:w="810"/>
        <w:gridCol w:w="900"/>
        <w:gridCol w:w="2880"/>
        <w:gridCol w:w="900"/>
        <w:gridCol w:w="810"/>
        <w:gridCol w:w="900"/>
        <w:gridCol w:w="900"/>
        <w:gridCol w:w="630"/>
        <w:gridCol w:w="936"/>
      </w:tblGrid>
      <w:tr w:rsidR="004373D2" w:rsidRPr="00E24796" w14:paraId="7654F8B3" w14:textId="77777777" w:rsidTr="00BE59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tcW w:w="461" w:type="dxa"/>
            <w:vAlign w:val="center"/>
            <w:hideMark/>
          </w:tcPr>
          <w:p w14:paraId="1A05F987" w14:textId="77777777" w:rsidR="004373D2" w:rsidRPr="00E24796" w:rsidRDefault="004373D2" w:rsidP="0054529A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2329" w:type="dxa"/>
            <w:vAlign w:val="center"/>
            <w:hideMark/>
          </w:tcPr>
          <w:p w14:paraId="724270B4" w14:textId="77777777" w:rsidR="004373D2" w:rsidRPr="00E24796" w:rsidRDefault="004373D2" w:rsidP="0054529A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4050" w:type="dxa"/>
            <w:gridSpan w:val="5"/>
            <w:vAlign w:val="center"/>
          </w:tcPr>
          <w:p w14:paraId="79EAA039" w14:textId="755BAA9D" w:rsidR="004373D2" w:rsidRPr="00E24796" w:rsidRDefault="004373D2" w:rsidP="0054529A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gc</w:t>
            </w:r>
            <w:r w:rsidR="00885CB4"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-</w:t>
            </w:r>
            <w:ins w:id="45" w:author="raf rag" w:date="2021-01-30T21:45:00Z">
              <w:r w:rsidR="00E75234"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Simple-</w:t>
              </w:r>
            </w:ins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MODELS</w:t>
            </w:r>
          </w:p>
        </w:tc>
        <w:tc>
          <w:tcPr>
            <w:tcW w:w="7956" w:type="dxa"/>
            <w:gridSpan w:val="7"/>
            <w:vAlign w:val="center"/>
            <w:hideMark/>
          </w:tcPr>
          <w:p w14:paraId="3911AE35" w14:textId="71CFB71D" w:rsidR="004373D2" w:rsidRPr="00E24796" w:rsidRDefault="00E75234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46" w:author="raf rag" w:date="2021-01-30T21:45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GC-</w:t>
              </w:r>
            </w:ins>
            <w:r w:rsidR="007C498E"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ML</w:t>
            </w:r>
            <w:ins w:id="47" w:author="Abdulelah Saeed Alshehri" w:date="2021-01-18T12:27:00Z">
              <w:r w:rsidR="00990FF9"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 xml:space="preserve"> </w:t>
              </w:r>
            </w:ins>
            <w:r w:rsidR="004373D2"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mODELS</w:t>
            </w:r>
          </w:p>
        </w:tc>
      </w:tr>
      <w:tr w:rsidR="00BE59E5" w:rsidRPr="00E24796" w14:paraId="60FF9372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461" w:type="dxa"/>
            <w:shd w:val="clear" w:color="auto" w:fill="FFFFFF" w:themeFill="background1"/>
            <w:vAlign w:val="center"/>
            <w:hideMark/>
          </w:tcPr>
          <w:p w14:paraId="34D5D5E0" w14:textId="6A9C0B37" w:rsidR="00432276" w:rsidRPr="00E24796" w:rsidRDefault="00615994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No</w:t>
            </w:r>
          </w:p>
        </w:tc>
        <w:tc>
          <w:tcPr>
            <w:tcW w:w="2329" w:type="dxa"/>
            <w:shd w:val="clear" w:color="auto" w:fill="FFFFFF" w:themeFill="background1"/>
            <w:vAlign w:val="center"/>
            <w:hideMark/>
          </w:tcPr>
          <w:p w14:paraId="0A7ACD1E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Property</w:t>
            </w: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241BAA1A" w14:textId="25232D30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N</w:t>
            </w:r>
          </w:p>
        </w:tc>
        <w:tc>
          <w:tcPr>
            <w:tcW w:w="810" w:type="dxa"/>
            <w:shd w:val="clear" w:color="auto" w:fill="FFFFFF" w:themeFill="background1"/>
            <w:vAlign w:val="center"/>
            <w:hideMark/>
          </w:tcPr>
          <w:p w14:paraId="545975BF" w14:textId="23F5611F" w:rsidR="00432276" w:rsidRPr="00E24796" w:rsidRDefault="00BE59E5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Model</w:t>
            </w:r>
          </w:p>
        </w:tc>
        <w:tc>
          <w:tcPr>
            <w:tcW w:w="810" w:type="dxa"/>
            <w:shd w:val="clear" w:color="auto" w:fill="FFFFFF" w:themeFill="background1"/>
            <w:vAlign w:val="center"/>
            <w:hideMark/>
          </w:tcPr>
          <w:p w14:paraId="0706F31D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P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position w:val="-6"/>
                <w:sz w:val="20"/>
                <w:szCs w:val="20"/>
                <w:vertAlign w:val="subscript"/>
                <w:lang w:val="pl-PL" w:eastAsia="en-US"/>
              </w:rPr>
              <w:t>rc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 xml:space="preserve"> (±1%)</w:t>
            </w:r>
          </w:p>
        </w:tc>
        <w:tc>
          <w:tcPr>
            <w:tcW w:w="810" w:type="dxa"/>
            <w:shd w:val="clear" w:color="auto" w:fill="FFFFFF" w:themeFill="background1"/>
            <w:vAlign w:val="center"/>
            <w:hideMark/>
          </w:tcPr>
          <w:p w14:paraId="30A94108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P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position w:val="-6"/>
                <w:sz w:val="20"/>
                <w:szCs w:val="20"/>
                <w:vertAlign w:val="subscript"/>
                <w:lang w:val="pl-PL" w:eastAsia="en-US"/>
              </w:rPr>
              <w:t>rc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 xml:space="preserve"> (±5%)</w:t>
            </w:r>
          </w:p>
        </w:tc>
        <w:tc>
          <w:tcPr>
            <w:tcW w:w="900" w:type="dxa"/>
            <w:shd w:val="clear" w:color="auto" w:fill="FFFFFF" w:themeFill="background1"/>
            <w:vAlign w:val="center"/>
            <w:hideMark/>
          </w:tcPr>
          <w:p w14:paraId="68308ACC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P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position w:val="-6"/>
                <w:sz w:val="20"/>
                <w:szCs w:val="20"/>
                <w:vertAlign w:val="subscript"/>
                <w:lang w:val="pl-PL" w:eastAsia="en-US"/>
              </w:rPr>
              <w:t>rc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 xml:space="preserve"> (±10%)</w:t>
            </w:r>
          </w:p>
        </w:tc>
        <w:tc>
          <w:tcPr>
            <w:tcW w:w="2880" w:type="dxa"/>
            <w:shd w:val="clear" w:color="auto" w:fill="FFFFFF" w:themeFill="background1"/>
            <w:vAlign w:val="center"/>
            <w:hideMark/>
          </w:tcPr>
          <w:p w14:paraId="2949AB79" w14:textId="7FC23C6A" w:rsidR="00432276" w:rsidRPr="00E24796" w:rsidRDefault="00432276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Error</w:t>
            </w:r>
            <w:r w:rsidR="00615994"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 xml:space="preserve"> </w:t>
            </w:r>
            <w:r w:rsidR="00586250"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Distribution</w:t>
            </w:r>
            <w:r w:rsidR="00615994"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900" w:type="dxa"/>
            <w:shd w:val="clear" w:color="auto" w:fill="FFFFFF" w:themeFill="background1"/>
            <w:vAlign w:val="center"/>
            <w:hideMark/>
          </w:tcPr>
          <w:p w14:paraId="0A440200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P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position w:val="-6"/>
                <w:sz w:val="20"/>
                <w:szCs w:val="20"/>
                <w:vertAlign w:val="subscript"/>
                <w:lang w:val="pl-PL" w:eastAsia="en-US"/>
              </w:rPr>
              <w:t>rc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 xml:space="preserve"> (±1%)</w:t>
            </w:r>
          </w:p>
        </w:tc>
        <w:tc>
          <w:tcPr>
            <w:tcW w:w="810" w:type="dxa"/>
            <w:shd w:val="clear" w:color="auto" w:fill="FFFFFF" w:themeFill="background1"/>
            <w:vAlign w:val="center"/>
            <w:hideMark/>
          </w:tcPr>
          <w:p w14:paraId="6E0D6096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P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position w:val="-6"/>
                <w:sz w:val="20"/>
                <w:szCs w:val="20"/>
                <w:vertAlign w:val="subscript"/>
                <w:lang w:val="pl-PL" w:eastAsia="en-US"/>
              </w:rPr>
              <w:t>rc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 xml:space="preserve"> (±5%)</w:t>
            </w:r>
          </w:p>
        </w:tc>
        <w:tc>
          <w:tcPr>
            <w:tcW w:w="900" w:type="dxa"/>
            <w:shd w:val="clear" w:color="auto" w:fill="FFFFFF" w:themeFill="background1"/>
            <w:vAlign w:val="center"/>
            <w:hideMark/>
          </w:tcPr>
          <w:p w14:paraId="123F493D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P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position w:val="-6"/>
                <w:sz w:val="20"/>
                <w:szCs w:val="20"/>
                <w:vertAlign w:val="subscript"/>
                <w:lang w:val="pl-PL" w:eastAsia="en-US"/>
              </w:rPr>
              <w:t>rc</w:t>
            </w: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 xml:space="preserve"> (±10%)</w:t>
            </w:r>
          </w:p>
        </w:tc>
        <w:tc>
          <w:tcPr>
            <w:tcW w:w="900" w:type="dxa"/>
            <w:shd w:val="clear" w:color="auto" w:fill="FFFFFF" w:themeFill="background1"/>
            <w:vAlign w:val="center"/>
            <w:hideMark/>
          </w:tcPr>
          <w:p w14:paraId="20E96E9F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MARE</w:t>
            </w:r>
          </w:p>
        </w:tc>
        <w:tc>
          <w:tcPr>
            <w:tcW w:w="630" w:type="dxa"/>
            <w:shd w:val="clear" w:color="auto" w:fill="FFFFFF" w:themeFill="background1"/>
            <w:vAlign w:val="center"/>
            <w:hideMark/>
          </w:tcPr>
          <w:p w14:paraId="36458BD9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MSE</w:t>
            </w:r>
          </w:p>
        </w:tc>
        <w:tc>
          <w:tcPr>
            <w:tcW w:w="936" w:type="dxa"/>
            <w:shd w:val="clear" w:color="auto" w:fill="FFFFFF" w:themeFill="background1"/>
            <w:vAlign w:val="center"/>
            <w:hideMark/>
          </w:tcPr>
          <w:p w14:paraId="2512E59E" w14:textId="3C770981" w:rsidR="00432276" w:rsidRPr="00E24796" w:rsidRDefault="00A459D8" w:rsidP="00A459D8">
            <w:pPr>
              <w:ind w:firstLine="0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MCL</w:t>
            </w:r>
          </w:p>
        </w:tc>
      </w:tr>
      <w:tr w:rsidR="00432276" w:rsidRPr="00E24796" w14:paraId="0FAD5A53" w14:textId="77777777" w:rsidTr="00BE59E5">
        <w:trPr>
          <w:trHeight w:val="576"/>
        </w:trPr>
        <w:tc>
          <w:tcPr>
            <w:tcW w:w="461" w:type="dxa"/>
            <w:vAlign w:val="center"/>
            <w:hideMark/>
          </w:tcPr>
          <w:p w14:paraId="47C86D55" w14:textId="77777777" w:rsidR="00432276" w:rsidRPr="00E24796" w:rsidRDefault="00432276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2329" w:type="dxa"/>
            <w:vAlign w:val="center"/>
            <w:hideMark/>
          </w:tcPr>
          <w:p w14:paraId="6F172573" w14:textId="20027FE2" w:rsidR="00432276" w:rsidRPr="00E24796" w:rsidRDefault="00432276" w:rsidP="00615994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Octanol-Water Partition Coefficient (</w:t>
            </w:r>
            <w:r w:rsidR="00615994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L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ogP)</w:t>
            </w:r>
          </w:p>
        </w:tc>
        <w:tc>
          <w:tcPr>
            <w:tcW w:w="720" w:type="dxa"/>
            <w:vAlign w:val="center"/>
          </w:tcPr>
          <w:p w14:paraId="6604A93B" w14:textId="1CD360BF" w:rsidR="00432276" w:rsidRPr="00E24796" w:rsidRDefault="00432276" w:rsidP="00432276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12193</w:t>
            </w:r>
          </w:p>
        </w:tc>
        <w:tc>
          <w:tcPr>
            <w:tcW w:w="810" w:type="dxa"/>
            <w:vAlign w:val="center"/>
            <w:hideMark/>
          </w:tcPr>
          <w:p w14:paraId="5BDD3165" w14:textId="2D1B2EA3" w:rsidR="00432276" w:rsidRPr="00E24796" w:rsidRDefault="00432276" w:rsidP="00432276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4FBCDE49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5.45</w:t>
            </w:r>
          </w:p>
        </w:tc>
        <w:tc>
          <w:tcPr>
            <w:tcW w:w="810" w:type="dxa"/>
            <w:vAlign w:val="center"/>
            <w:hideMark/>
          </w:tcPr>
          <w:p w14:paraId="1BA87442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25.44</w:t>
            </w:r>
          </w:p>
        </w:tc>
        <w:tc>
          <w:tcPr>
            <w:tcW w:w="900" w:type="dxa"/>
            <w:vAlign w:val="center"/>
            <w:hideMark/>
          </w:tcPr>
          <w:p w14:paraId="2880C45F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43.85</w:t>
            </w:r>
          </w:p>
        </w:tc>
        <w:tc>
          <w:tcPr>
            <w:tcW w:w="2880" w:type="dxa"/>
            <w:vAlign w:val="center"/>
            <w:hideMark/>
          </w:tcPr>
          <w:p w14:paraId="28CD3151" w14:textId="35F99A43" w:rsidR="00432276" w:rsidRPr="00E24796" w:rsidRDefault="000F0FF1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439FC64B" wp14:editId="6D335DCA">
                  <wp:extent cx="1371600" cy="914400"/>
                  <wp:effectExtent l="0" t="0" r="0" b="0"/>
                  <wp:docPr id="49" name="Picture 49" descr="C:\Users\asa279\Desktop\MyGitHub\ML-PropertyEstimation\Runbest\logP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sa279\Desktop\MyGitHub\ML-PropertyEstimation\Runbest\logP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A336C" w14:textId="0E67379D" w:rsidR="00AC5E0C" w:rsidRPr="00E24796" w:rsidRDefault="00AC5E0C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0F9397F2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84.75</w:t>
            </w:r>
          </w:p>
        </w:tc>
        <w:tc>
          <w:tcPr>
            <w:tcW w:w="810" w:type="dxa"/>
            <w:vAlign w:val="center"/>
            <w:hideMark/>
          </w:tcPr>
          <w:p w14:paraId="2C38CCFF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89.09</w:t>
            </w:r>
          </w:p>
        </w:tc>
        <w:tc>
          <w:tcPr>
            <w:tcW w:w="900" w:type="dxa"/>
            <w:vAlign w:val="center"/>
            <w:hideMark/>
          </w:tcPr>
          <w:p w14:paraId="1A1D2150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91.97</w:t>
            </w:r>
          </w:p>
        </w:tc>
        <w:tc>
          <w:tcPr>
            <w:tcW w:w="900" w:type="dxa"/>
            <w:vAlign w:val="center"/>
            <w:hideMark/>
          </w:tcPr>
          <w:p w14:paraId="6A93C942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1.06e-7</w:t>
            </w:r>
          </w:p>
        </w:tc>
        <w:tc>
          <w:tcPr>
            <w:tcW w:w="630" w:type="dxa"/>
            <w:vAlign w:val="center"/>
          </w:tcPr>
          <w:p w14:paraId="429CE8F4" w14:textId="77777777" w:rsidR="00432276" w:rsidRPr="00E24796" w:rsidRDefault="00432276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0.12</w:t>
            </w:r>
          </w:p>
        </w:tc>
        <w:tc>
          <w:tcPr>
            <w:tcW w:w="936" w:type="dxa"/>
            <w:vAlign w:val="center"/>
          </w:tcPr>
          <w:p w14:paraId="18A1BBC6" w14:textId="76CF874E" w:rsidR="00432276" w:rsidRPr="00E24796" w:rsidRDefault="00586250" w:rsidP="00432276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1.5e-4</w:t>
            </w:r>
          </w:p>
        </w:tc>
      </w:tr>
      <w:tr w:rsidR="000126E7" w:rsidRPr="00E24796" w14:paraId="501E1B60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tcW w:w="461" w:type="dxa"/>
            <w:vAlign w:val="center"/>
          </w:tcPr>
          <w:p w14:paraId="51F322B8" w14:textId="711E26BF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2329" w:type="dxa"/>
            <w:vAlign w:val="center"/>
          </w:tcPr>
          <w:p w14:paraId="7787BD8A" w14:textId="528C179F" w:rsidR="000126E7" w:rsidRPr="00E24796" w:rsidRDefault="00437391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48" w:author="Abdulelah Saeed Alshehri" w:date="2021-02-03T19:26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Toxicity (</w:t>
              </w:r>
            </w:ins>
            <w:r w:rsidR="000126E7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Oral Rat</w:t>
            </w:r>
            <w:ins w:id="49" w:author="Abdulelah Saeed Alshehri" w:date="2021-02-03T19:26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)</w:t>
              </w:r>
            </w:ins>
            <w:r w:rsidR="000126E7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 xml:space="preserve"> (LD50) [mol/kg]</w:t>
            </w:r>
          </w:p>
        </w:tc>
        <w:tc>
          <w:tcPr>
            <w:tcW w:w="720" w:type="dxa"/>
            <w:vAlign w:val="center"/>
          </w:tcPr>
          <w:p w14:paraId="2D7F4906" w14:textId="72003F56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4904</w:t>
            </w:r>
          </w:p>
        </w:tc>
        <w:tc>
          <w:tcPr>
            <w:tcW w:w="810" w:type="dxa"/>
            <w:vAlign w:val="center"/>
          </w:tcPr>
          <w:p w14:paraId="0721489E" w14:textId="0E8AABC6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</w:tcPr>
          <w:p w14:paraId="22EB9C48" w14:textId="78EC8333" w:rsidR="000126E7" w:rsidRPr="00E24796" w:rsidRDefault="000126E7" w:rsidP="000126E7">
            <w:pPr>
              <w:ind w:firstLine="0"/>
              <w:jc w:val="center"/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1.52</w:t>
            </w:r>
          </w:p>
        </w:tc>
        <w:tc>
          <w:tcPr>
            <w:tcW w:w="810" w:type="dxa"/>
            <w:vAlign w:val="center"/>
          </w:tcPr>
          <w:p w14:paraId="43D7498D" w14:textId="2472252E" w:rsidR="000126E7" w:rsidRPr="00E24796" w:rsidRDefault="000126E7" w:rsidP="000126E7">
            <w:pPr>
              <w:ind w:firstLine="0"/>
              <w:jc w:val="center"/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6.92</w:t>
            </w:r>
          </w:p>
        </w:tc>
        <w:tc>
          <w:tcPr>
            <w:tcW w:w="900" w:type="dxa"/>
            <w:vAlign w:val="center"/>
          </w:tcPr>
          <w:p w14:paraId="352D866E" w14:textId="4A090DAF" w:rsidR="000126E7" w:rsidRPr="00E24796" w:rsidRDefault="000126E7" w:rsidP="000126E7">
            <w:pPr>
              <w:ind w:firstLine="0"/>
              <w:jc w:val="center"/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13.61</w:t>
            </w:r>
          </w:p>
        </w:tc>
        <w:tc>
          <w:tcPr>
            <w:tcW w:w="2880" w:type="dxa"/>
            <w:vAlign w:val="center"/>
          </w:tcPr>
          <w:p w14:paraId="2E8B0C7E" w14:textId="585EC059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46060500" wp14:editId="6FFAB5B3">
                  <wp:extent cx="1371600" cy="914400"/>
                  <wp:effectExtent l="0" t="0" r="0" b="0"/>
                  <wp:docPr id="21" name="Picture 21" descr="C:\Users\asa279\Desktop\MyGitHub\ML-PropertyEstimation\Runbest\LD50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sa279\Desktop\MyGitHub\ML-PropertyEstimation\Runbest\LD50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vAlign w:val="center"/>
          </w:tcPr>
          <w:p w14:paraId="276B1225" w14:textId="0019990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89.64</w:t>
            </w:r>
          </w:p>
        </w:tc>
        <w:tc>
          <w:tcPr>
            <w:tcW w:w="810" w:type="dxa"/>
            <w:vAlign w:val="center"/>
          </w:tcPr>
          <w:p w14:paraId="51A3DD26" w14:textId="711064E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90.84</w:t>
            </w:r>
          </w:p>
        </w:tc>
        <w:tc>
          <w:tcPr>
            <w:tcW w:w="900" w:type="dxa"/>
            <w:vAlign w:val="center"/>
          </w:tcPr>
          <w:p w14:paraId="1667CE21" w14:textId="1CFBD71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92.13</w:t>
            </w:r>
          </w:p>
        </w:tc>
        <w:tc>
          <w:tcPr>
            <w:tcW w:w="900" w:type="dxa"/>
            <w:vAlign w:val="center"/>
          </w:tcPr>
          <w:p w14:paraId="275B7ADE" w14:textId="0476BD69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0.24</w:t>
            </w:r>
          </w:p>
        </w:tc>
        <w:tc>
          <w:tcPr>
            <w:tcW w:w="630" w:type="dxa"/>
            <w:vAlign w:val="center"/>
          </w:tcPr>
          <w:p w14:paraId="7B8556EF" w14:textId="5A4D1FE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0.09</w:t>
            </w:r>
          </w:p>
        </w:tc>
        <w:tc>
          <w:tcPr>
            <w:tcW w:w="936" w:type="dxa"/>
            <w:vAlign w:val="center"/>
          </w:tcPr>
          <w:p w14:paraId="4565092F" w14:textId="5BCD30E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6.6e-5</w:t>
            </w:r>
          </w:p>
        </w:tc>
      </w:tr>
      <w:tr w:rsidR="000126E7" w:rsidRPr="00E24796" w14:paraId="102D2183" w14:textId="77777777" w:rsidTr="00BE59E5">
        <w:trPr>
          <w:trHeight w:val="576"/>
        </w:trPr>
        <w:tc>
          <w:tcPr>
            <w:tcW w:w="461" w:type="dxa"/>
            <w:vAlign w:val="center"/>
          </w:tcPr>
          <w:p w14:paraId="46492A14" w14:textId="3517318F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2329" w:type="dxa"/>
            <w:vAlign w:val="center"/>
          </w:tcPr>
          <w:p w14:paraId="7FE01E5C" w14:textId="12EE0394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Aqueous Solubility (LogW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s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rPr>
                <w:rFonts w:asciiTheme="majorBidi" w:hAnsiTheme="majorBidi" w:cstheme="majorBidi"/>
                <w:sz w:val="20"/>
                <w:szCs w:val="20"/>
                <w:lang w:val="en-GB"/>
              </w:rPr>
              <w:t xml:space="preserve"> [mol/L]</w:t>
            </w:r>
          </w:p>
        </w:tc>
        <w:tc>
          <w:tcPr>
            <w:tcW w:w="720" w:type="dxa"/>
            <w:vAlign w:val="center"/>
          </w:tcPr>
          <w:p w14:paraId="53F9B6E4" w14:textId="500C09C6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2565</w:t>
            </w:r>
          </w:p>
        </w:tc>
        <w:tc>
          <w:tcPr>
            <w:tcW w:w="810" w:type="dxa"/>
            <w:vAlign w:val="center"/>
          </w:tcPr>
          <w:p w14:paraId="2DEA3241" w14:textId="78DFD5EE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</w:tcPr>
          <w:p w14:paraId="0C96B0E6" w14:textId="3E1F05F8" w:rsidR="000126E7" w:rsidRPr="00E24796" w:rsidRDefault="000126E7" w:rsidP="000126E7">
            <w:pPr>
              <w:ind w:firstLine="0"/>
              <w:jc w:val="center"/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3.12</w:t>
            </w:r>
          </w:p>
        </w:tc>
        <w:tc>
          <w:tcPr>
            <w:tcW w:w="810" w:type="dxa"/>
            <w:vAlign w:val="center"/>
          </w:tcPr>
          <w:p w14:paraId="0C0D0D66" w14:textId="4734D455" w:rsidR="000126E7" w:rsidRPr="00E24796" w:rsidRDefault="000126E7" w:rsidP="000126E7">
            <w:pPr>
              <w:ind w:firstLine="0"/>
              <w:jc w:val="center"/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14.36</w:t>
            </w:r>
          </w:p>
        </w:tc>
        <w:tc>
          <w:tcPr>
            <w:tcW w:w="900" w:type="dxa"/>
            <w:vAlign w:val="center"/>
          </w:tcPr>
          <w:p w14:paraId="6BC7AB1D" w14:textId="50C2A788" w:rsidR="000126E7" w:rsidRPr="00E24796" w:rsidRDefault="000126E7" w:rsidP="000126E7">
            <w:pPr>
              <w:ind w:firstLine="0"/>
              <w:jc w:val="center"/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28.63</w:t>
            </w:r>
          </w:p>
        </w:tc>
        <w:tc>
          <w:tcPr>
            <w:tcW w:w="2880" w:type="dxa"/>
            <w:vAlign w:val="center"/>
          </w:tcPr>
          <w:p w14:paraId="65FC660D" w14:textId="56A1E066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1B2A9AA6" wp14:editId="4C7B93DE">
                  <wp:extent cx="1371600" cy="914400"/>
                  <wp:effectExtent l="0" t="0" r="0" b="0"/>
                  <wp:docPr id="52" name="Picture 52" descr="C:\Users\asa279\Desktop\MyGitHub\ML-PropertyEstimation\Runbest\logWs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sa279\Desktop\MyGitHub\ML-PropertyEstimation\Runbest\logWs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vAlign w:val="center"/>
          </w:tcPr>
          <w:p w14:paraId="1EE3FDEE" w14:textId="3BE48304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86.24</w:t>
            </w:r>
          </w:p>
        </w:tc>
        <w:tc>
          <w:tcPr>
            <w:tcW w:w="810" w:type="dxa"/>
            <w:vAlign w:val="center"/>
          </w:tcPr>
          <w:p w14:paraId="2B915AF2" w14:textId="48830259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89.43</w:t>
            </w:r>
          </w:p>
        </w:tc>
        <w:tc>
          <w:tcPr>
            <w:tcW w:w="900" w:type="dxa"/>
            <w:vAlign w:val="center"/>
          </w:tcPr>
          <w:p w14:paraId="025AB455" w14:textId="64FDFEA0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92.09</w:t>
            </w:r>
          </w:p>
        </w:tc>
        <w:tc>
          <w:tcPr>
            <w:tcW w:w="900" w:type="dxa"/>
            <w:vAlign w:val="center"/>
          </w:tcPr>
          <w:p w14:paraId="6CC4E01E" w14:textId="7F1E2859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1.14e-07</w:t>
            </w:r>
          </w:p>
        </w:tc>
        <w:tc>
          <w:tcPr>
            <w:tcW w:w="630" w:type="dxa"/>
            <w:vAlign w:val="center"/>
          </w:tcPr>
          <w:p w14:paraId="57D6C46D" w14:textId="42FED192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0.08</w:t>
            </w:r>
          </w:p>
        </w:tc>
        <w:tc>
          <w:tcPr>
            <w:tcW w:w="936" w:type="dxa"/>
            <w:vAlign w:val="center"/>
          </w:tcPr>
          <w:p w14:paraId="653A7F28" w14:textId="44BAB5F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2.6e-4</w:t>
            </w:r>
          </w:p>
        </w:tc>
      </w:tr>
      <w:tr w:rsidR="000126E7" w:rsidRPr="00E24796" w14:paraId="44E55B85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tcW w:w="461" w:type="dxa"/>
            <w:vAlign w:val="center"/>
          </w:tcPr>
          <w:p w14:paraId="5B65197E" w14:textId="60EE385C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2329" w:type="dxa"/>
            <w:vAlign w:val="center"/>
          </w:tcPr>
          <w:p w14:paraId="508FD4E2" w14:textId="4C5140BF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Auto Ignition Temperature (AiT) [K]</w:t>
            </w:r>
          </w:p>
        </w:tc>
        <w:tc>
          <w:tcPr>
            <w:tcW w:w="720" w:type="dxa"/>
            <w:vAlign w:val="center"/>
          </w:tcPr>
          <w:p w14:paraId="38E6C156" w14:textId="642DB88D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571</w:t>
            </w:r>
          </w:p>
        </w:tc>
        <w:tc>
          <w:tcPr>
            <w:tcW w:w="810" w:type="dxa"/>
            <w:vAlign w:val="center"/>
          </w:tcPr>
          <w:p w14:paraId="0793D4EA" w14:textId="490DD8E8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SVR</w:t>
            </w:r>
          </w:p>
        </w:tc>
        <w:tc>
          <w:tcPr>
            <w:tcW w:w="810" w:type="dxa"/>
            <w:vAlign w:val="center"/>
          </w:tcPr>
          <w:p w14:paraId="4D5BD239" w14:textId="33471466" w:rsidR="000126E7" w:rsidRPr="00E24796" w:rsidRDefault="000126E7" w:rsidP="000126E7">
            <w:pPr>
              <w:ind w:firstLine="0"/>
              <w:jc w:val="center"/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12.11</w:t>
            </w:r>
          </w:p>
        </w:tc>
        <w:tc>
          <w:tcPr>
            <w:tcW w:w="810" w:type="dxa"/>
            <w:vAlign w:val="center"/>
          </w:tcPr>
          <w:p w14:paraId="569CBDE8" w14:textId="48E657E8" w:rsidR="000126E7" w:rsidRPr="00E24796" w:rsidRDefault="000126E7" w:rsidP="000126E7">
            <w:pPr>
              <w:ind w:firstLine="0"/>
              <w:jc w:val="center"/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18.60</w:t>
            </w:r>
          </w:p>
        </w:tc>
        <w:tc>
          <w:tcPr>
            <w:tcW w:w="900" w:type="dxa"/>
            <w:vAlign w:val="center"/>
          </w:tcPr>
          <w:p w14:paraId="562E4805" w14:textId="47C74ABA" w:rsidR="000126E7" w:rsidRPr="00E24796" w:rsidRDefault="000126E7" w:rsidP="000126E7">
            <w:pPr>
              <w:ind w:firstLine="0"/>
              <w:jc w:val="center"/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24.04</w:t>
            </w:r>
          </w:p>
        </w:tc>
        <w:tc>
          <w:tcPr>
            <w:tcW w:w="2880" w:type="dxa"/>
            <w:vAlign w:val="center"/>
          </w:tcPr>
          <w:p w14:paraId="488DC062" w14:textId="438AAD8B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3A307D85" wp14:editId="714C30DA">
                  <wp:extent cx="1371600" cy="914400"/>
                  <wp:effectExtent l="0" t="0" r="0" b="0"/>
                  <wp:docPr id="50" name="Picture 50" descr="C:\Users\asa279\Desktop\MyGitHub\ML-PropertyEstimation\Runbest\AiT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asa279\Desktop\MyGitHub\ML-PropertyEstimation\Runbest\AiT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vAlign w:val="center"/>
          </w:tcPr>
          <w:p w14:paraId="011A3DE8" w14:textId="12FB1DB9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92.63</w:t>
            </w:r>
          </w:p>
        </w:tc>
        <w:tc>
          <w:tcPr>
            <w:tcW w:w="810" w:type="dxa"/>
            <w:vAlign w:val="center"/>
          </w:tcPr>
          <w:p w14:paraId="66C599A3" w14:textId="46B005DE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93.86</w:t>
            </w:r>
          </w:p>
        </w:tc>
        <w:tc>
          <w:tcPr>
            <w:tcW w:w="900" w:type="dxa"/>
            <w:vAlign w:val="center"/>
          </w:tcPr>
          <w:p w14:paraId="45A3F06F" w14:textId="69DDF04F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95.44</w:t>
            </w:r>
          </w:p>
        </w:tc>
        <w:tc>
          <w:tcPr>
            <w:tcW w:w="900" w:type="dxa"/>
            <w:vAlign w:val="center"/>
          </w:tcPr>
          <w:p w14:paraId="3D4BBF0C" w14:textId="0258FEA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4.11e-6</w:t>
            </w:r>
          </w:p>
        </w:tc>
        <w:tc>
          <w:tcPr>
            <w:tcW w:w="630" w:type="dxa"/>
            <w:vAlign w:val="center"/>
          </w:tcPr>
          <w:p w14:paraId="1DECF858" w14:textId="2B2E6BD1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616.85</w:t>
            </w:r>
          </w:p>
        </w:tc>
        <w:tc>
          <w:tcPr>
            <w:tcW w:w="936" w:type="dxa"/>
            <w:vAlign w:val="center"/>
          </w:tcPr>
          <w:p w14:paraId="26FFF84D" w14:textId="2EEB034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0.033</w:t>
            </w:r>
          </w:p>
        </w:tc>
      </w:tr>
      <w:tr w:rsidR="000126E7" w:rsidRPr="00E24796" w14:paraId="24495E0C" w14:textId="77777777" w:rsidTr="00BE59E5">
        <w:trPr>
          <w:trHeight w:val="584"/>
        </w:trPr>
        <w:tc>
          <w:tcPr>
            <w:tcW w:w="461" w:type="dxa"/>
            <w:vAlign w:val="center"/>
            <w:hideMark/>
          </w:tcPr>
          <w:p w14:paraId="086EC8E5" w14:textId="702D515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2329" w:type="dxa"/>
            <w:vAlign w:val="center"/>
            <w:hideMark/>
          </w:tcPr>
          <w:p w14:paraId="1D1DA926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Normal Melting Point (T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m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[K]</w:t>
            </w:r>
          </w:p>
        </w:tc>
        <w:tc>
          <w:tcPr>
            <w:tcW w:w="720" w:type="dxa"/>
            <w:vAlign w:val="center"/>
          </w:tcPr>
          <w:p w14:paraId="15EED3E0" w14:textId="6D10447D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9249</w:t>
            </w:r>
          </w:p>
        </w:tc>
        <w:tc>
          <w:tcPr>
            <w:tcW w:w="810" w:type="dxa"/>
            <w:vAlign w:val="center"/>
            <w:hideMark/>
          </w:tcPr>
          <w:p w14:paraId="0642ED47" w14:textId="4CF25973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50957969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17.60</w:t>
            </w:r>
          </w:p>
        </w:tc>
        <w:tc>
          <w:tcPr>
            <w:tcW w:w="810" w:type="dxa"/>
            <w:vAlign w:val="center"/>
            <w:hideMark/>
          </w:tcPr>
          <w:p w14:paraId="115F88F7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73.28</w:t>
            </w:r>
          </w:p>
        </w:tc>
        <w:tc>
          <w:tcPr>
            <w:tcW w:w="900" w:type="dxa"/>
            <w:vAlign w:val="center"/>
            <w:hideMark/>
          </w:tcPr>
          <w:p w14:paraId="19161AB7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93.90</w:t>
            </w:r>
          </w:p>
        </w:tc>
        <w:tc>
          <w:tcPr>
            <w:tcW w:w="2880" w:type="dxa"/>
            <w:vAlign w:val="center"/>
            <w:hideMark/>
          </w:tcPr>
          <w:p w14:paraId="000B8DB1" w14:textId="640B0465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56475D0C" w14:textId="31CEB020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80.95</w:t>
            </w:r>
          </w:p>
        </w:tc>
        <w:tc>
          <w:tcPr>
            <w:tcW w:w="810" w:type="dxa"/>
            <w:vAlign w:val="center"/>
            <w:hideMark/>
          </w:tcPr>
          <w:p w14:paraId="0AC97379" w14:textId="749F4786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84.11</w:t>
            </w:r>
          </w:p>
        </w:tc>
        <w:tc>
          <w:tcPr>
            <w:tcW w:w="900" w:type="dxa"/>
            <w:vAlign w:val="center"/>
            <w:hideMark/>
          </w:tcPr>
          <w:p w14:paraId="6D5FAF76" w14:textId="37FE59ED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87.69</w:t>
            </w:r>
          </w:p>
        </w:tc>
        <w:tc>
          <w:tcPr>
            <w:tcW w:w="900" w:type="dxa"/>
            <w:vAlign w:val="center"/>
            <w:hideMark/>
          </w:tcPr>
          <w:p w14:paraId="0ADB3F27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7.65e-6</w:t>
            </w:r>
          </w:p>
        </w:tc>
        <w:tc>
          <w:tcPr>
            <w:tcW w:w="630" w:type="dxa"/>
            <w:vAlign w:val="center"/>
            <w:hideMark/>
          </w:tcPr>
          <w:p w14:paraId="18126342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0.03</w:t>
            </w:r>
          </w:p>
        </w:tc>
        <w:tc>
          <w:tcPr>
            <w:tcW w:w="936" w:type="dxa"/>
            <w:vAlign w:val="center"/>
          </w:tcPr>
          <w:p w14:paraId="14769546" w14:textId="37FAB46C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6.7e-3</w:t>
            </w:r>
          </w:p>
        </w:tc>
      </w:tr>
      <w:tr w:rsidR="000126E7" w:rsidRPr="00E24796" w14:paraId="68D2DD82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461" w:type="dxa"/>
            <w:vAlign w:val="center"/>
            <w:hideMark/>
          </w:tcPr>
          <w:p w14:paraId="2DA9AE01" w14:textId="009D5258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6</w:t>
            </w:r>
          </w:p>
        </w:tc>
        <w:tc>
          <w:tcPr>
            <w:tcW w:w="2329" w:type="dxa"/>
            <w:vAlign w:val="center"/>
            <w:hideMark/>
          </w:tcPr>
          <w:p w14:paraId="61852651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Normal Boiling Point (T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b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[K]</w:t>
            </w:r>
          </w:p>
        </w:tc>
        <w:tc>
          <w:tcPr>
            <w:tcW w:w="720" w:type="dxa"/>
            <w:vAlign w:val="center"/>
          </w:tcPr>
          <w:p w14:paraId="4C1BD5FB" w14:textId="068CE3A8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5276</w:t>
            </w:r>
          </w:p>
        </w:tc>
        <w:tc>
          <w:tcPr>
            <w:tcW w:w="810" w:type="dxa"/>
            <w:vAlign w:val="center"/>
            <w:hideMark/>
          </w:tcPr>
          <w:p w14:paraId="62ECCEE1" w14:textId="278953F4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31C97FA1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56.95</w:t>
            </w:r>
          </w:p>
        </w:tc>
        <w:tc>
          <w:tcPr>
            <w:tcW w:w="810" w:type="dxa"/>
            <w:vAlign w:val="center"/>
            <w:hideMark/>
          </w:tcPr>
          <w:p w14:paraId="1A3220ED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99.44</w:t>
            </w:r>
          </w:p>
        </w:tc>
        <w:tc>
          <w:tcPr>
            <w:tcW w:w="900" w:type="dxa"/>
            <w:vAlign w:val="center"/>
            <w:hideMark/>
          </w:tcPr>
          <w:p w14:paraId="1025EAFC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100.0</w:t>
            </w:r>
          </w:p>
        </w:tc>
        <w:tc>
          <w:tcPr>
            <w:tcW w:w="2880" w:type="dxa"/>
            <w:vAlign w:val="center"/>
            <w:hideMark/>
          </w:tcPr>
          <w:p w14:paraId="19B47295" w14:textId="376B612F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3A9C77F9" w14:textId="3847F95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79.09</w:t>
            </w:r>
          </w:p>
        </w:tc>
        <w:tc>
          <w:tcPr>
            <w:tcW w:w="810" w:type="dxa"/>
            <w:vAlign w:val="center"/>
            <w:hideMark/>
          </w:tcPr>
          <w:p w14:paraId="1FB36DFD" w14:textId="226ED1F9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87.76</w:t>
            </w:r>
          </w:p>
        </w:tc>
        <w:tc>
          <w:tcPr>
            <w:tcW w:w="900" w:type="dxa"/>
            <w:vAlign w:val="center"/>
            <w:hideMark/>
          </w:tcPr>
          <w:p w14:paraId="418F5748" w14:textId="345D55F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92.70</w:t>
            </w:r>
          </w:p>
        </w:tc>
        <w:tc>
          <w:tcPr>
            <w:tcW w:w="900" w:type="dxa"/>
            <w:vAlign w:val="center"/>
            <w:hideMark/>
          </w:tcPr>
          <w:p w14:paraId="33142CDD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0.005</w:t>
            </w:r>
          </w:p>
        </w:tc>
        <w:tc>
          <w:tcPr>
            <w:tcW w:w="630" w:type="dxa"/>
            <w:vAlign w:val="center"/>
            <w:hideMark/>
          </w:tcPr>
          <w:p w14:paraId="2809ED9B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108.97</w:t>
            </w:r>
          </w:p>
        </w:tc>
        <w:tc>
          <w:tcPr>
            <w:tcW w:w="936" w:type="dxa"/>
            <w:vAlign w:val="center"/>
          </w:tcPr>
          <w:p w14:paraId="1FED2C8D" w14:textId="332D0491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2.4e-5</w:t>
            </w:r>
          </w:p>
        </w:tc>
      </w:tr>
      <w:tr w:rsidR="000126E7" w:rsidRPr="00E24796" w14:paraId="5E0078B5" w14:textId="77777777" w:rsidTr="00BE59E5">
        <w:trPr>
          <w:trHeight w:val="584"/>
        </w:trPr>
        <w:tc>
          <w:tcPr>
            <w:tcW w:w="461" w:type="dxa"/>
            <w:vAlign w:val="center"/>
          </w:tcPr>
          <w:p w14:paraId="3C170068" w14:textId="52856B81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7</w:t>
            </w:r>
          </w:p>
          <w:p w14:paraId="5CE127E8" w14:textId="60DDE7EB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</w:p>
        </w:tc>
        <w:tc>
          <w:tcPr>
            <w:tcW w:w="2329" w:type="dxa"/>
            <w:vAlign w:val="center"/>
          </w:tcPr>
          <w:p w14:paraId="44C4E36C" w14:textId="4233F601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Acid Dissociation Constant (pK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a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720" w:type="dxa"/>
            <w:vAlign w:val="center"/>
          </w:tcPr>
          <w:p w14:paraId="50556E8A" w14:textId="3196BC5C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1634</w:t>
            </w:r>
          </w:p>
        </w:tc>
        <w:tc>
          <w:tcPr>
            <w:tcW w:w="810" w:type="dxa"/>
            <w:vAlign w:val="center"/>
          </w:tcPr>
          <w:p w14:paraId="787E88D5" w14:textId="3D74BBDA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SVR</w:t>
            </w:r>
          </w:p>
        </w:tc>
        <w:tc>
          <w:tcPr>
            <w:tcW w:w="810" w:type="dxa"/>
            <w:vAlign w:val="center"/>
          </w:tcPr>
          <w:p w14:paraId="29545861" w14:textId="37F6C75B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18.37</w:t>
            </w:r>
          </w:p>
        </w:tc>
        <w:tc>
          <w:tcPr>
            <w:tcW w:w="810" w:type="dxa"/>
            <w:vAlign w:val="center"/>
          </w:tcPr>
          <w:p w14:paraId="23CF449A" w14:textId="365DCA65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24.80</w:t>
            </w:r>
          </w:p>
        </w:tc>
        <w:tc>
          <w:tcPr>
            <w:tcW w:w="900" w:type="dxa"/>
            <w:vAlign w:val="center"/>
          </w:tcPr>
          <w:p w14:paraId="618786BC" w14:textId="60D9447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32.15</w:t>
            </w:r>
          </w:p>
        </w:tc>
        <w:tc>
          <w:tcPr>
            <w:tcW w:w="2880" w:type="dxa"/>
            <w:vAlign w:val="center"/>
          </w:tcPr>
          <w:p w14:paraId="2748BC61" w14:textId="632CAAEC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</w:tcPr>
          <w:p w14:paraId="2C6FA62A" w14:textId="17787F6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85.36</w:t>
            </w:r>
          </w:p>
        </w:tc>
        <w:tc>
          <w:tcPr>
            <w:tcW w:w="810" w:type="dxa"/>
            <w:vAlign w:val="center"/>
          </w:tcPr>
          <w:p w14:paraId="52465354" w14:textId="47BBD57C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87.81</w:t>
            </w:r>
          </w:p>
        </w:tc>
        <w:tc>
          <w:tcPr>
            <w:tcW w:w="900" w:type="dxa"/>
            <w:vAlign w:val="center"/>
          </w:tcPr>
          <w:p w14:paraId="6EF78E96" w14:textId="181089BD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89.22</w:t>
            </w:r>
          </w:p>
        </w:tc>
        <w:tc>
          <w:tcPr>
            <w:tcW w:w="900" w:type="dxa"/>
            <w:vAlign w:val="center"/>
          </w:tcPr>
          <w:p w14:paraId="2A25FEDD" w14:textId="41F4D6B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5.23e-6</w:t>
            </w:r>
          </w:p>
        </w:tc>
        <w:tc>
          <w:tcPr>
            <w:tcW w:w="630" w:type="dxa"/>
            <w:vAlign w:val="center"/>
          </w:tcPr>
          <w:p w14:paraId="0EAF2D32" w14:textId="139ACDDD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0.41</w:t>
            </w:r>
          </w:p>
        </w:tc>
        <w:tc>
          <w:tcPr>
            <w:tcW w:w="936" w:type="dxa"/>
            <w:vAlign w:val="center"/>
          </w:tcPr>
          <w:p w14:paraId="71658086" w14:textId="1E861372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5.4e-4</w:t>
            </w:r>
          </w:p>
          <w:p w14:paraId="1D1D7142" w14:textId="77777777" w:rsidR="000126E7" w:rsidRPr="00E24796" w:rsidRDefault="000126E7" w:rsidP="000126E7">
            <w:pPr>
              <w:rPr>
                <w:rFonts w:asciiTheme="majorBidi" w:eastAsia="Times New Roman" w:hAnsiTheme="majorBidi" w:cstheme="majorBidi"/>
                <w:sz w:val="20"/>
                <w:szCs w:val="20"/>
                <w:lang w:eastAsia="en-US"/>
              </w:rPr>
            </w:pPr>
          </w:p>
        </w:tc>
      </w:tr>
      <w:tr w:rsidR="000126E7" w:rsidRPr="00E24796" w14:paraId="357CB9D4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461" w:type="dxa"/>
            <w:vAlign w:val="center"/>
          </w:tcPr>
          <w:p w14:paraId="5E3CDE7B" w14:textId="483C9C32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lastRenderedPageBreak/>
              <w:t>8</w:t>
            </w:r>
          </w:p>
        </w:tc>
        <w:tc>
          <w:tcPr>
            <w:tcW w:w="2329" w:type="dxa"/>
            <w:vAlign w:val="center"/>
          </w:tcPr>
          <w:p w14:paraId="602FF078" w14:textId="057A89C5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Hildebrandt Solubility Parameter at 298 K (HSolP) [MPa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perscript"/>
                <w:lang w:eastAsia="en-US"/>
              </w:rPr>
              <w:t>1/2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]</w:t>
            </w:r>
          </w:p>
        </w:tc>
        <w:tc>
          <w:tcPr>
            <w:tcW w:w="720" w:type="dxa"/>
            <w:vAlign w:val="center"/>
          </w:tcPr>
          <w:p w14:paraId="2A2918FE" w14:textId="71D18776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1384</w:t>
            </w:r>
          </w:p>
        </w:tc>
        <w:tc>
          <w:tcPr>
            <w:tcW w:w="810" w:type="dxa"/>
            <w:vAlign w:val="center"/>
          </w:tcPr>
          <w:p w14:paraId="05B0833F" w14:textId="4DEC3B20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SVR</w:t>
            </w:r>
          </w:p>
        </w:tc>
        <w:tc>
          <w:tcPr>
            <w:tcW w:w="810" w:type="dxa"/>
            <w:vAlign w:val="center"/>
          </w:tcPr>
          <w:p w14:paraId="5FA7B97D" w14:textId="27128CE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22.33</w:t>
            </w:r>
          </w:p>
        </w:tc>
        <w:tc>
          <w:tcPr>
            <w:tcW w:w="810" w:type="dxa"/>
            <w:vAlign w:val="center"/>
          </w:tcPr>
          <w:p w14:paraId="4083D3B1" w14:textId="7D88B27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34.61</w:t>
            </w:r>
          </w:p>
        </w:tc>
        <w:tc>
          <w:tcPr>
            <w:tcW w:w="900" w:type="dxa"/>
            <w:vAlign w:val="center"/>
          </w:tcPr>
          <w:p w14:paraId="1C5CFAA1" w14:textId="16D68E86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47.62</w:t>
            </w:r>
          </w:p>
        </w:tc>
        <w:tc>
          <w:tcPr>
            <w:tcW w:w="2880" w:type="dxa"/>
            <w:vAlign w:val="center"/>
          </w:tcPr>
          <w:p w14:paraId="3607B759" w14:textId="41D03FF2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</w:tcPr>
          <w:p w14:paraId="6111A866" w14:textId="4C78764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85.33</w:t>
            </w:r>
          </w:p>
        </w:tc>
        <w:tc>
          <w:tcPr>
            <w:tcW w:w="810" w:type="dxa"/>
            <w:vAlign w:val="center"/>
          </w:tcPr>
          <w:p w14:paraId="7D762D70" w14:textId="5B2B5F81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91.47</w:t>
            </w:r>
          </w:p>
        </w:tc>
        <w:tc>
          <w:tcPr>
            <w:tcW w:w="900" w:type="dxa"/>
            <w:vAlign w:val="center"/>
          </w:tcPr>
          <w:p w14:paraId="39BA2078" w14:textId="2D12F4FD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94.58</w:t>
            </w:r>
          </w:p>
        </w:tc>
        <w:tc>
          <w:tcPr>
            <w:tcW w:w="900" w:type="dxa"/>
            <w:vAlign w:val="center"/>
          </w:tcPr>
          <w:p w14:paraId="347C5BF5" w14:textId="48AB9BA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8.34e-6</w:t>
            </w:r>
          </w:p>
        </w:tc>
        <w:tc>
          <w:tcPr>
            <w:tcW w:w="630" w:type="dxa"/>
            <w:vAlign w:val="center"/>
          </w:tcPr>
          <w:p w14:paraId="21E0A0F8" w14:textId="2D7E9F46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0.39</w:t>
            </w:r>
          </w:p>
        </w:tc>
        <w:tc>
          <w:tcPr>
            <w:tcW w:w="936" w:type="dxa"/>
            <w:vAlign w:val="center"/>
          </w:tcPr>
          <w:p w14:paraId="418C1133" w14:textId="21114FC5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6.5e-4</w:t>
            </w:r>
          </w:p>
        </w:tc>
      </w:tr>
      <w:tr w:rsidR="000126E7" w:rsidRPr="00E24796" w14:paraId="5B3C85E1" w14:textId="77777777" w:rsidTr="00BE59E5">
        <w:trPr>
          <w:trHeight w:val="584"/>
        </w:trPr>
        <w:tc>
          <w:tcPr>
            <w:tcW w:w="461" w:type="dxa"/>
            <w:vAlign w:val="center"/>
            <w:hideMark/>
          </w:tcPr>
          <w:p w14:paraId="7B71AF21" w14:textId="01440994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</w:t>
            </w:r>
          </w:p>
        </w:tc>
        <w:tc>
          <w:tcPr>
            <w:tcW w:w="2329" w:type="dxa"/>
            <w:vAlign w:val="center"/>
            <w:hideMark/>
          </w:tcPr>
          <w:p w14:paraId="53587E25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Standard Enthalpy Of Formation (H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f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[kJ/mol]</w:t>
            </w:r>
          </w:p>
        </w:tc>
        <w:tc>
          <w:tcPr>
            <w:tcW w:w="720" w:type="dxa"/>
            <w:vAlign w:val="center"/>
          </w:tcPr>
          <w:p w14:paraId="04EC46B5" w14:textId="71C4BC50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1059</w:t>
            </w:r>
          </w:p>
        </w:tc>
        <w:tc>
          <w:tcPr>
            <w:tcW w:w="810" w:type="dxa"/>
            <w:vAlign w:val="center"/>
            <w:hideMark/>
          </w:tcPr>
          <w:p w14:paraId="77614B7E" w14:textId="2954134F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6A9A1463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42.86</w:t>
            </w:r>
          </w:p>
        </w:tc>
        <w:tc>
          <w:tcPr>
            <w:tcW w:w="810" w:type="dxa"/>
            <w:vAlign w:val="center"/>
            <w:hideMark/>
          </w:tcPr>
          <w:p w14:paraId="340CFE4B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80.05</w:t>
            </w:r>
          </w:p>
        </w:tc>
        <w:tc>
          <w:tcPr>
            <w:tcW w:w="900" w:type="dxa"/>
            <w:vAlign w:val="center"/>
            <w:hideMark/>
          </w:tcPr>
          <w:p w14:paraId="71846566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90.02</w:t>
            </w:r>
          </w:p>
        </w:tc>
        <w:tc>
          <w:tcPr>
            <w:tcW w:w="2880" w:type="dxa"/>
            <w:vAlign w:val="center"/>
            <w:hideMark/>
          </w:tcPr>
          <w:p w14:paraId="7F32F84E" w14:textId="1EACB25E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616CCB16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84.14</w:t>
            </w:r>
          </w:p>
        </w:tc>
        <w:tc>
          <w:tcPr>
            <w:tcW w:w="810" w:type="dxa"/>
            <w:vAlign w:val="center"/>
            <w:hideMark/>
          </w:tcPr>
          <w:p w14:paraId="25B7E37C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92.63</w:t>
            </w:r>
          </w:p>
        </w:tc>
        <w:tc>
          <w:tcPr>
            <w:tcW w:w="900" w:type="dxa"/>
            <w:vAlign w:val="center"/>
            <w:hideMark/>
          </w:tcPr>
          <w:p w14:paraId="1A9ED362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93.20</w:t>
            </w:r>
          </w:p>
        </w:tc>
        <w:tc>
          <w:tcPr>
            <w:tcW w:w="900" w:type="dxa"/>
            <w:vAlign w:val="center"/>
            <w:hideMark/>
          </w:tcPr>
          <w:p w14:paraId="5A200714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1.19e-8</w:t>
            </w:r>
          </w:p>
        </w:tc>
        <w:tc>
          <w:tcPr>
            <w:tcW w:w="630" w:type="dxa"/>
            <w:vAlign w:val="center"/>
            <w:hideMark/>
          </w:tcPr>
          <w:p w14:paraId="19BC781D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1827.08</w:t>
            </w:r>
          </w:p>
        </w:tc>
        <w:tc>
          <w:tcPr>
            <w:tcW w:w="936" w:type="dxa"/>
            <w:vAlign w:val="center"/>
          </w:tcPr>
          <w:p w14:paraId="6E58AEF3" w14:textId="56B8AE3B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0.033</w:t>
            </w:r>
          </w:p>
        </w:tc>
      </w:tr>
      <w:tr w:rsidR="000126E7" w:rsidRPr="00E24796" w14:paraId="074A5A4F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461" w:type="dxa"/>
            <w:vAlign w:val="center"/>
          </w:tcPr>
          <w:p w14:paraId="55DBF9F8" w14:textId="41AED78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10</w:t>
            </w:r>
          </w:p>
        </w:tc>
        <w:tc>
          <w:tcPr>
            <w:tcW w:w="2329" w:type="dxa"/>
            <w:vAlign w:val="center"/>
          </w:tcPr>
          <w:p w14:paraId="7311800C" w14:textId="1D61919B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eastAsia="Times New Roman"/>
                <w:color w:val="auto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Liquid Molar Volume at 298K (L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mv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 [cc/mol]</w:t>
            </w:r>
          </w:p>
        </w:tc>
        <w:tc>
          <w:tcPr>
            <w:tcW w:w="720" w:type="dxa"/>
            <w:vAlign w:val="center"/>
          </w:tcPr>
          <w:p w14:paraId="016A4E37" w14:textId="4DB8FDC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1059</w:t>
            </w:r>
          </w:p>
        </w:tc>
        <w:tc>
          <w:tcPr>
            <w:tcW w:w="810" w:type="dxa"/>
            <w:vAlign w:val="center"/>
          </w:tcPr>
          <w:p w14:paraId="66473F36" w14:textId="1975967E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SVR</w:t>
            </w:r>
          </w:p>
        </w:tc>
        <w:tc>
          <w:tcPr>
            <w:tcW w:w="810" w:type="dxa"/>
            <w:vAlign w:val="center"/>
          </w:tcPr>
          <w:p w14:paraId="5650F367" w14:textId="1B0EFE2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22.33</w:t>
            </w:r>
          </w:p>
        </w:tc>
        <w:tc>
          <w:tcPr>
            <w:tcW w:w="810" w:type="dxa"/>
            <w:vAlign w:val="center"/>
          </w:tcPr>
          <w:p w14:paraId="7A96943A" w14:textId="2E527551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34.61</w:t>
            </w:r>
          </w:p>
        </w:tc>
        <w:tc>
          <w:tcPr>
            <w:tcW w:w="900" w:type="dxa"/>
            <w:vAlign w:val="center"/>
          </w:tcPr>
          <w:p w14:paraId="7DC15ECA" w14:textId="7F2ED74D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47.62</w:t>
            </w:r>
          </w:p>
        </w:tc>
        <w:tc>
          <w:tcPr>
            <w:tcW w:w="2880" w:type="dxa"/>
            <w:vAlign w:val="center"/>
          </w:tcPr>
          <w:p w14:paraId="7E5E76F9" w14:textId="1975118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</w:tcPr>
          <w:p w14:paraId="09071796" w14:textId="59178E65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91.95</w:t>
            </w:r>
          </w:p>
        </w:tc>
        <w:tc>
          <w:tcPr>
            <w:tcW w:w="810" w:type="dxa"/>
            <w:vAlign w:val="center"/>
          </w:tcPr>
          <w:p w14:paraId="702082F9" w14:textId="00466B22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98.96</w:t>
            </w:r>
          </w:p>
        </w:tc>
        <w:tc>
          <w:tcPr>
            <w:tcW w:w="900" w:type="dxa"/>
            <w:vAlign w:val="center"/>
          </w:tcPr>
          <w:p w14:paraId="2A4D6E1D" w14:textId="3174941C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99.34</w:t>
            </w:r>
          </w:p>
        </w:tc>
        <w:tc>
          <w:tcPr>
            <w:tcW w:w="900" w:type="dxa"/>
            <w:vAlign w:val="center"/>
          </w:tcPr>
          <w:p w14:paraId="7786187C" w14:textId="073D1262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1.24e-4</w:t>
            </w:r>
          </w:p>
        </w:tc>
        <w:tc>
          <w:tcPr>
            <w:tcW w:w="630" w:type="dxa"/>
            <w:vAlign w:val="center"/>
          </w:tcPr>
          <w:p w14:paraId="6E6657F6" w14:textId="062651CB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1.36e-6</w:t>
            </w:r>
          </w:p>
        </w:tc>
        <w:tc>
          <w:tcPr>
            <w:tcW w:w="936" w:type="dxa"/>
            <w:vAlign w:val="center"/>
          </w:tcPr>
          <w:p w14:paraId="67496F93" w14:textId="6703443F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1.47e-5</w:t>
            </w:r>
          </w:p>
        </w:tc>
      </w:tr>
      <w:tr w:rsidR="000126E7" w:rsidRPr="00E24796" w14:paraId="559EF219" w14:textId="77777777" w:rsidTr="00BE59E5">
        <w:trPr>
          <w:trHeight w:val="584"/>
        </w:trPr>
        <w:tc>
          <w:tcPr>
            <w:tcW w:w="461" w:type="dxa"/>
            <w:vAlign w:val="center"/>
            <w:hideMark/>
          </w:tcPr>
          <w:p w14:paraId="3BE8EE44" w14:textId="0A748DCE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11</w:t>
            </w:r>
          </w:p>
        </w:tc>
        <w:tc>
          <w:tcPr>
            <w:tcW w:w="2329" w:type="dxa"/>
            <w:vAlign w:val="center"/>
            <w:hideMark/>
          </w:tcPr>
          <w:p w14:paraId="72098543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Critical Temperature (T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c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[K]</w:t>
            </w:r>
          </w:p>
        </w:tc>
        <w:tc>
          <w:tcPr>
            <w:tcW w:w="720" w:type="dxa"/>
            <w:vAlign w:val="center"/>
          </w:tcPr>
          <w:p w14:paraId="724A3E05" w14:textId="7C582EE4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776</w:t>
            </w:r>
          </w:p>
        </w:tc>
        <w:tc>
          <w:tcPr>
            <w:tcW w:w="810" w:type="dxa"/>
            <w:vAlign w:val="center"/>
            <w:hideMark/>
          </w:tcPr>
          <w:p w14:paraId="253A2833" w14:textId="5E259FC1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4324F309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66.03</w:t>
            </w:r>
          </w:p>
        </w:tc>
        <w:tc>
          <w:tcPr>
            <w:tcW w:w="810" w:type="dxa"/>
            <w:vAlign w:val="center"/>
            <w:hideMark/>
          </w:tcPr>
          <w:p w14:paraId="7B8C772F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98.87</w:t>
            </w:r>
          </w:p>
        </w:tc>
        <w:tc>
          <w:tcPr>
            <w:tcW w:w="900" w:type="dxa"/>
            <w:vAlign w:val="center"/>
            <w:hideMark/>
          </w:tcPr>
          <w:p w14:paraId="56C53AE3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100.0</w:t>
            </w:r>
          </w:p>
        </w:tc>
        <w:tc>
          <w:tcPr>
            <w:tcW w:w="2880" w:type="dxa"/>
            <w:vAlign w:val="center"/>
            <w:hideMark/>
          </w:tcPr>
          <w:p w14:paraId="6770F732" w14:textId="299A3866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73C8261B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84.41</w:t>
            </w:r>
          </w:p>
        </w:tc>
        <w:tc>
          <w:tcPr>
            <w:tcW w:w="810" w:type="dxa"/>
            <w:vAlign w:val="center"/>
            <w:hideMark/>
          </w:tcPr>
          <w:p w14:paraId="606ADE0E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91.37</w:t>
            </w:r>
          </w:p>
        </w:tc>
        <w:tc>
          <w:tcPr>
            <w:tcW w:w="900" w:type="dxa"/>
            <w:vAlign w:val="center"/>
            <w:hideMark/>
          </w:tcPr>
          <w:p w14:paraId="7ED5AFD9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94.20</w:t>
            </w:r>
          </w:p>
        </w:tc>
        <w:tc>
          <w:tcPr>
            <w:tcW w:w="900" w:type="dxa"/>
            <w:vAlign w:val="center"/>
            <w:hideMark/>
          </w:tcPr>
          <w:p w14:paraId="66C82632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1.06e-6</w:t>
            </w:r>
          </w:p>
        </w:tc>
        <w:tc>
          <w:tcPr>
            <w:tcW w:w="630" w:type="dxa"/>
            <w:vAlign w:val="center"/>
            <w:hideMark/>
          </w:tcPr>
          <w:p w14:paraId="276E2A80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121.89</w:t>
            </w:r>
          </w:p>
        </w:tc>
        <w:tc>
          <w:tcPr>
            <w:tcW w:w="936" w:type="dxa"/>
            <w:vAlign w:val="center"/>
          </w:tcPr>
          <w:p w14:paraId="48613E46" w14:textId="1829E75F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0.023</w:t>
            </w:r>
          </w:p>
        </w:tc>
      </w:tr>
      <w:tr w:rsidR="000126E7" w:rsidRPr="00E24796" w14:paraId="7E1E3E78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461" w:type="dxa"/>
            <w:vAlign w:val="center"/>
            <w:hideMark/>
          </w:tcPr>
          <w:p w14:paraId="4DBA8DC9" w14:textId="64C9BB92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12</w:t>
            </w:r>
          </w:p>
        </w:tc>
        <w:tc>
          <w:tcPr>
            <w:tcW w:w="2329" w:type="dxa"/>
            <w:vAlign w:val="center"/>
            <w:hideMark/>
          </w:tcPr>
          <w:p w14:paraId="08DE36A8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Critical Pressure (P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c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[bar]</w:t>
            </w:r>
          </w:p>
        </w:tc>
        <w:tc>
          <w:tcPr>
            <w:tcW w:w="720" w:type="dxa"/>
            <w:vAlign w:val="center"/>
          </w:tcPr>
          <w:p w14:paraId="4FE38E51" w14:textId="09153E09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774</w:t>
            </w:r>
          </w:p>
        </w:tc>
        <w:tc>
          <w:tcPr>
            <w:tcW w:w="810" w:type="dxa"/>
            <w:vAlign w:val="center"/>
            <w:hideMark/>
          </w:tcPr>
          <w:p w14:paraId="67D7979C" w14:textId="02C1C533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54E021E0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31.87</w:t>
            </w:r>
          </w:p>
        </w:tc>
        <w:tc>
          <w:tcPr>
            <w:tcW w:w="810" w:type="dxa"/>
            <w:vAlign w:val="center"/>
            <w:hideMark/>
          </w:tcPr>
          <w:p w14:paraId="35805EED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80.18</w:t>
            </w:r>
          </w:p>
        </w:tc>
        <w:tc>
          <w:tcPr>
            <w:tcW w:w="900" w:type="dxa"/>
            <w:vAlign w:val="center"/>
            <w:hideMark/>
          </w:tcPr>
          <w:p w14:paraId="18C667B1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92.34</w:t>
            </w:r>
          </w:p>
        </w:tc>
        <w:tc>
          <w:tcPr>
            <w:tcW w:w="2880" w:type="dxa"/>
            <w:vAlign w:val="center"/>
            <w:hideMark/>
          </w:tcPr>
          <w:p w14:paraId="0E84B09E" w14:textId="282844A4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13786389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87.47</w:t>
            </w:r>
          </w:p>
        </w:tc>
        <w:tc>
          <w:tcPr>
            <w:tcW w:w="810" w:type="dxa"/>
            <w:vAlign w:val="center"/>
            <w:hideMark/>
          </w:tcPr>
          <w:p w14:paraId="0C8F32D9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90.05</w:t>
            </w:r>
          </w:p>
        </w:tc>
        <w:tc>
          <w:tcPr>
            <w:tcW w:w="900" w:type="dxa"/>
            <w:vAlign w:val="center"/>
            <w:hideMark/>
          </w:tcPr>
          <w:p w14:paraId="6C9E6B86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92.76</w:t>
            </w:r>
          </w:p>
        </w:tc>
        <w:tc>
          <w:tcPr>
            <w:tcW w:w="900" w:type="dxa"/>
            <w:vAlign w:val="center"/>
            <w:hideMark/>
          </w:tcPr>
          <w:p w14:paraId="148FD278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8.58e-8</w:t>
            </w:r>
          </w:p>
        </w:tc>
        <w:tc>
          <w:tcPr>
            <w:tcW w:w="630" w:type="dxa"/>
            <w:vAlign w:val="center"/>
            <w:hideMark/>
          </w:tcPr>
          <w:p w14:paraId="6C89F086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2.03</w:t>
            </w:r>
          </w:p>
        </w:tc>
        <w:tc>
          <w:tcPr>
            <w:tcW w:w="936" w:type="dxa"/>
            <w:vAlign w:val="center"/>
          </w:tcPr>
          <w:p w14:paraId="02DD47F5" w14:textId="54936292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0.037</w:t>
            </w:r>
          </w:p>
        </w:tc>
      </w:tr>
      <w:tr w:rsidR="000126E7" w:rsidRPr="00E24796" w14:paraId="042E1FD6" w14:textId="77777777" w:rsidTr="00BE59E5">
        <w:trPr>
          <w:trHeight w:val="584"/>
        </w:trPr>
        <w:tc>
          <w:tcPr>
            <w:tcW w:w="461" w:type="dxa"/>
            <w:vAlign w:val="center"/>
            <w:hideMark/>
          </w:tcPr>
          <w:p w14:paraId="694F71D6" w14:textId="2676729C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13</w:t>
            </w:r>
          </w:p>
        </w:tc>
        <w:tc>
          <w:tcPr>
            <w:tcW w:w="2329" w:type="dxa"/>
            <w:vAlign w:val="center"/>
            <w:hideMark/>
          </w:tcPr>
          <w:p w14:paraId="27CF1368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Critical Volume (V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c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[cc/mol]</w:t>
            </w:r>
          </w:p>
        </w:tc>
        <w:tc>
          <w:tcPr>
            <w:tcW w:w="720" w:type="dxa"/>
            <w:vAlign w:val="center"/>
          </w:tcPr>
          <w:p w14:paraId="4E284F80" w14:textId="186E1054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773</w:t>
            </w:r>
          </w:p>
        </w:tc>
        <w:tc>
          <w:tcPr>
            <w:tcW w:w="810" w:type="dxa"/>
            <w:vAlign w:val="center"/>
            <w:hideMark/>
          </w:tcPr>
          <w:p w14:paraId="7B7ECFB7" w14:textId="2AFE7290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4AF3A71A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50.31</w:t>
            </w:r>
          </w:p>
        </w:tc>
        <w:tc>
          <w:tcPr>
            <w:tcW w:w="810" w:type="dxa"/>
            <w:vAlign w:val="center"/>
            <w:hideMark/>
          </w:tcPr>
          <w:p w14:paraId="005E6199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93.22</w:t>
            </w:r>
          </w:p>
        </w:tc>
        <w:tc>
          <w:tcPr>
            <w:tcW w:w="900" w:type="dxa"/>
            <w:vAlign w:val="center"/>
            <w:hideMark/>
          </w:tcPr>
          <w:p w14:paraId="3FD2D332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99.00</w:t>
            </w:r>
          </w:p>
        </w:tc>
        <w:tc>
          <w:tcPr>
            <w:tcW w:w="2880" w:type="dxa"/>
            <w:vAlign w:val="center"/>
            <w:hideMark/>
          </w:tcPr>
          <w:p w14:paraId="15FCE9E1" w14:textId="5EE7C20F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22A50DE5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86.42</w:t>
            </w:r>
          </w:p>
        </w:tc>
        <w:tc>
          <w:tcPr>
            <w:tcW w:w="810" w:type="dxa"/>
            <w:vAlign w:val="center"/>
            <w:hideMark/>
          </w:tcPr>
          <w:p w14:paraId="3112C3AA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90.94</w:t>
            </w:r>
          </w:p>
        </w:tc>
        <w:tc>
          <w:tcPr>
            <w:tcW w:w="900" w:type="dxa"/>
            <w:vAlign w:val="center"/>
            <w:hideMark/>
          </w:tcPr>
          <w:p w14:paraId="37E91073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94.57</w:t>
            </w:r>
          </w:p>
        </w:tc>
        <w:tc>
          <w:tcPr>
            <w:tcW w:w="900" w:type="dxa"/>
            <w:vAlign w:val="center"/>
            <w:hideMark/>
          </w:tcPr>
          <w:p w14:paraId="0328CE65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7.01e-7</w:t>
            </w:r>
          </w:p>
        </w:tc>
        <w:tc>
          <w:tcPr>
            <w:tcW w:w="630" w:type="dxa"/>
            <w:vAlign w:val="center"/>
            <w:hideMark/>
          </w:tcPr>
          <w:p w14:paraId="4F829829" w14:textId="3CC585E0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1232</w:t>
            </w:r>
          </w:p>
        </w:tc>
        <w:tc>
          <w:tcPr>
            <w:tcW w:w="936" w:type="dxa"/>
            <w:vAlign w:val="center"/>
          </w:tcPr>
          <w:p w14:paraId="601441D3" w14:textId="405B31C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0.045</w:t>
            </w:r>
          </w:p>
        </w:tc>
      </w:tr>
      <w:tr w:rsidR="000126E7" w:rsidRPr="00E24796" w14:paraId="441ADDF3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461" w:type="dxa"/>
            <w:vAlign w:val="center"/>
            <w:hideMark/>
          </w:tcPr>
          <w:p w14:paraId="78880298" w14:textId="350971B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14</w:t>
            </w:r>
          </w:p>
        </w:tc>
        <w:tc>
          <w:tcPr>
            <w:tcW w:w="2329" w:type="dxa"/>
            <w:vAlign w:val="center"/>
            <w:hideMark/>
          </w:tcPr>
          <w:p w14:paraId="14D887B8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Standard Gibbs Energy Of Formation (G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f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[kJ/mol]</w:t>
            </w:r>
          </w:p>
        </w:tc>
        <w:tc>
          <w:tcPr>
            <w:tcW w:w="720" w:type="dxa"/>
            <w:vAlign w:val="center"/>
          </w:tcPr>
          <w:p w14:paraId="51DB531E" w14:textId="14DD522A" w:rsidR="000126E7" w:rsidRPr="00E24796" w:rsidRDefault="000126E7" w:rsidP="000126E7">
            <w:pPr>
              <w:ind w:firstLine="0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756</w:t>
            </w:r>
          </w:p>
        </w:tc>
        <w:tc>
          <w:tcPr>
            <w:tcW w:w="810" w:type="dxa"/>
            <w:vAlign w:val="center"/>
            <w:hideMark/>
          </w:tcPr>
          <w:p w14:paraId="6610855B" w14:textId="3C33695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SVR</w:t>
            </w:r>
          </w:p>
        </w:tc>
        <w:tc>
          <w:tcPr>
            <w:tcW w:w="810" w:type="dxa"/>
            <w:vAlign w:val="center"/>
            <w:hideMark/>
          </w:tcPr>
          <w:p w14:paraId="22D8DDA2" w14:textId="223F7719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57.14</w:t>
            </w:r>
          </w:p>
        </w:tc>
        <w:tc>
          <w:tcPr>
            <w:tcW w:w="810" w:type="dxa"/>
            <w:vAlign w:val="center"/>
            <w:hideMark/>
          </w:tcPr>
          <w:p w14:paraId="74BB6711" w14:textId="1D8F6BA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82.54</w:t>
            </w:r>
          </w:p>
        </w:tc>
        <w:tc>
          <w:tcPr>
            <w:tcW w:w="900" w:type="dxa"/>
            <w:vAlign w:val="center"/>
            <w:hideMark/>
          </w:tcPr>
          <w:p w14:paraId="546DE180" w14:textId="5D6368F6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90.21</w:t>
            </w:r>
          </w:p>
        </w:tc>
        <w:tc>
          <w:tcPr>
            <w:tcW w:w="2880" w:type="dxa"/>
            <w:vAlign w:val="center"/>
            <w:hideMark/>
          </w:tcPr>
          <w:p w14:paraId="1670BBC0" w14:textId="1EAD392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7DDF7CD4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85.98</w:t>
            </w:r>
          </w:p>
        </w:tc>
        <w:tc>
          <w:tcPr>
            <w:tcW w:w="810" w:type="dxa"/>
            <w:vAlign w:val="center"/>
            <w:hideMark/>
          </w:tcPr>
          <w:p w14:paraId="01C4C72F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91.27</w:t>
            </w:r>
          </w:p>
        </w:tc>
        <w:tc>
          <w:tcPr>
            <w:tcW w:w="900" w:type="dxa"/>
            <w:vAlign w:val="center"/>
            <w:hideMark/>
          </w:tcPr>
          <w:p w14:paraId="7519F46B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91.93</w:t>
            </w:r>
          </w:p>
        </w:tc>
        <w:tc>
          <w:tcPr>
            <w:tcW w:w="900" w:type="dxa"/>
            <w:vAlign w:val="center"/>
            <w:hideMark/>
          </w:tcPr>
          <w:p w14:paraId="7FC29C5D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1.31e-8</w:t>
            </w:r>
          </w:p>
        </w:tc>
        <w:tc>
          <w:tcPr>
            <w:tcW w:w="630" w:type="dxa"/>
            <w:vAlign w:val="center"/>
            <w:hideMark/>
          </w:tcPr>
          <w:p w14:paraId="67F5977D" w14:textId="0DC259B6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1061</w:t>
            </w:r>
          </w:p>
        </w:tc>
        <w:tc>
          <w:tcPr>
            <w:tcW w:w="936" w:type="dxa"/>
            <w:vAlign w:val="center"/>
          </w:tcPr>
          <w:p w14:paraId="53C1926A" w14:textId="415B462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0.045</w:t>
            </w:r>
          </w:p>
        </w:tc>
      </w:tr>
      <w:tr w:rsidR="000126E7" w:rsidRPr="00E24796" w14:paraId="295E2FF7" w14:textId="77777777" w:rsidTr="00BE59E5">
        <w:trPr>
          <w:trHeight w:val="584"/>
        </w:trPr>
        <w:tc>
          <w:tcPr>
            <w:tcW w:w="461" w:type="dxa"/>
            <w:vAlign w:val="center"/>
            <w:hideMark/>
          </w:tcPr>
          <w:p w14:paraId="55C18D44" w14:textId="1D3115D9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15</w:t>
            </w:r>
          </w:p>
        </w:tc>
        <w:tc>
          <w:tcPr>
            <w:tcW w:w="2329" w:type="dxa"/>
            <w:vAlign w:val="center"/>
            <w:hideMark/>
          </w:tcPr>
          <w:p w14:paraId="7D55494F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Normal Enthalpy Of Fusion (H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fus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[kJ/mol]</w:t>
            </w:r>
          </w:p>
        </w:tc>
        <w:tc>
          <w:tcPr>
            <w:tcW w:w="720" w:type="dxa"/>
            <w:vAlign w:val="center"/>
          </w:tcPr>
          <w:p w14:paraId="4BEA5336" w14:textId="3826C510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749</w:t>
            </w:r>
          </w:p>
        </w:tc>
        <w:tc>
          <w:tcPr>
            <w:tcW w:w="810" w:type="dxa"/>
            <w:vAlign w:val="center"/>
            <w:hideMark/>
          </w:tcPr>
          <w:p w14:paraId="77870DAA" w14:textId="5C5BC09A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SVR</w:t>
            </w:r>
          </w:p>
        </w:tc>
        <w:tc>
          <w:tcPr>
            <w:tcW w:w="810" w:type="dxa"/>
            <w:vAlign w:val="center"/>
            <w:hideMark/>
          </w:tcPr>
          <w:p w14:paraId="132424CD" w14:textId="73E86BB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28.44</w:t>
            </w:r>
          </w:p>
        </w:tc>
        <w:tc>
          <w:tcPr>
            <w:tcW w:w="810" w:type="dxa"/>
            <w:vAlign w:val="center"/>
            <w:hideMark/>
          </w:tcPr>
          <w:p w14:paraId="6CA491A1" w14:textId="76BDCE3D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37.25</w:t>
            </w:r>
          </w:p>
        </w:tc>
        <w:tc>
          <w:tcPr>
            <w:tcW w:w="900" w:type="dxa"/>
            <w:vAlign w:val="center"/>
            <w:hideMark/>
          </w:tcPr>
          <w:p w14:paraId="0073C06F" w14:textId="572619DD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47.4</w:t>
            </w:r>
          </w:p>
        </w:tc>
        <w:tc>
          <w:tcPr>
            <w:tcW w:w="2880" w:type="dxa"/>
            <w:vAlign w:val="center"/>
            <w:hideMark/>
          </w:tcPr>
          <w:p w14:paraId="73AA0803" w14:textId="64223E45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5D0242F1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83.31</w:t>
            </w:r>
          </w:p>
        </w:tc>
        <w:tc>
          <w:tcPr>
            <w:tcW w:w="810" w:type="dxa"/>
            <w:vAlign w:val="center"/>
            <w:hideMark/>
          </w:tcPr>
          <w:p w14:paraId="3ACEF37D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87.72</w:t>
            </w:r>
          </w:p>
        </w:tc>
        <w:tc>
          <w:tcPr>
            <w:tcW w:w="900" w:type="dxa"/>
            <w:vAlign w:val="center"/>
            <w:hideMark/>
          </w:tcPr>
          <w:p w14:paraId="305FD761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91.19</w:t>
            </w:r>
          </w:p>
        </w:tc>
        <w:tc>
          <w:tcPr>
            <w:tcW w:w="900" w:type="dxa"/>
            <w:vAlign w:val="center"/>
            <w:hideMark/>
          </w:tcPr>
          <w:p w14:paraId="67D67D53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1.08e-6</w:t>
            </w:r>
          </w:p>
        </w:tc>
        <w:tc>
          <w:tcPr>
            <w:tcW w:w="630" w:type="dxa"/>
            <w:vAlign w:val="center"/>
            <w:hideMark/>
          </w:tcPr>
          <w:p w14:paraId="2A92D83B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2.65</w:t>
            </w:r>
          </w:p>
        </w:tc>
        <w:tc>
          <w:tcPr>
            <w:tcW w:w="936" w:type="dxa"/>
            <w:vAlign w:val="center"/>
          </w:tcPr>
          <w:p w14:paraId="5E7E2BAB" w14:textId="05EA9B2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3e-3</w:t>
            </w:r>
          </w:p>
        </w:tc>
      </w:tr>
      <w:tr w:rsidR="000126E7" w:rsidRPr="00E24796" w14:paraId="5AE54ABF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461" w:type="dxa"/>
            <w:vAlign w:val="center"/>
            <w:hideMark/>
          </w:tcPr>
          <w:p w14:paraId="1D62DF57" w14:textId="5C8B4920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16</w:t>
            </w:r>
          </w:p>
        </w:tc>
        <w:tc>
          <w:tcPr>
            <w:tcW w:w="2329" w:type="dxa"/>
            <w:vAlign w:val="center"/>
            <w:hideMark/>
          </w:tcPr>
          <w:p w14:paraId="751EC074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Fathead Minnow 96-H LC50 (LC50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(FM)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rPr>
                <w:rFonts w:asciiTheme="majorBidi" w:hAnsiTheme="majorBidi" w:cstheme="majorBidi"/>
                <w:sz w:val="20"/>
                <w:szCs w:val="20"/>
                <w:lang w:val="en-GB"/>
              </w:rPr>
              <w:t xml:space="preserve"> [mol/L]</w:t>
            </w:r>
          </w:p>
        </w:tc>
        <w:tc>
          <w:tcPr>
            <w:tcW w:w="720" w:type="dxa"/>
            <w:vAlign w:val="center"/>
          </w:tcPr>
          <w:p w14:paraId="37CA16A8" w14:textId="654738B0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705</w:t>
            </w:r>
          </w:p>
        </w:tc>
        <w:tc>
          <w:tcPr>
            <w:tcW w:w="810" w:type="dxa"/>
            <w:vAlign w:val="center"/>
            <w:hideMark/>
          </w:tcPr>
          <w:p w14:paraId="5ED3EFE4" w14:textId="4CF08C89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03A6D4E6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8.53</w:t>
            </w:r>
          </w:p>
        </w:tc>
        <w:tc>
          <w:tcPr>
            <w:tcW w:w="810" w:type="dxa"/>
            <w:vAlign w:val="center"/>
            <w:hideMark/>
          </w:tcPr>
          <w:p w14:paraId="32423194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31.52</w:t>
            </w:r>
          </w:p>
        </w:tc>
        <w:tc>
          <w:tcPr>
            <w:tcW w:w="900" w:type="dxa"/>
            <w:vAlign w:val="center"/>
            <w:hideMark/>
          </w:tcPr>
          <w:p w14:paraId="3074D32F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54.02</w:t>
            </w:r>
          </w:p>
        </w:tc>
        <w:tc>
          <w:tcPr>
            <w:tcW w:w="2880" w:type="dxa"/>
            <w:vAlign w:val="center"/>
            <w:hideMark/>
          </w:tcPr>
          <w:p w14:paraId="0CD67271" w14:textId="50C5D4F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19F10DA7" w14:textId="72D66EA8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88.23</w:t>
            </w:r>
          </w:p>
        </w:tc>
        <w:tc>
          <w:tcPr>
            <w:tcW w:w="810" w:type="dxa"/>
            <w:vAlign w:val="center"/>
            <w:hideMark/>
          </w:tcPr>
          <w:p w14:paraId="4FA586C6" w14:textId="3FB8429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90.50</w:t>
            </w:r>
          </w:p>
        </w:tc>
        <w:tc>
          <w:tcPr>
            <w:tcW w:w="900" w:type="dxa"/>
            <w:vAlign w:val="center"/>
            <w:hideMark/>
          </w:tcPr>
          <w:p w14:paraId="1C30423B" w14:textId="16E1D974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val="pl-PL" w:eastAsia="en-US"/>
              </w:rPr>
              <w:t>91.21</w:t>
            </w:r>
          </w:p>
        </w:tc>
        <w:tc>
          <w:tcPr>
            <w:tcW w:w="900" w:type="dxa"/>
            <w:vAlign w:val="center"/>
            <w:hideMark/>
          </w:tcPr>
          <w:p w14:paraId="0269A548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5.91e-6</w:t>
            </w:r>
          </w:p>
        </w:tc>
        <w:tc>
          <w:tcPr>
            <w:tcW w:w="630" w:type="dxa"/>
            <w:vAlign w:val="center"/>
            <w:hideMark/>
          </w:tcPr>
          <w:p w14:paraId="29F67873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0.06</w:t>
            </w:r>
          </w:p>
        </w:tc>
        <w:tc>
          <w:tcPr>
            <w:tcW w:w="936" w:type="dxa"/>
            <w:vAlign w:val="center"/>
          </w:tcPr>
          <w:p w14:paraId="6F779D95" w14:textId="06D6FC71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3.4e-4</w:t>
            </w:r>
          </w:p>
        </w:tc>
      </w:tr>
      <w:tr w:rsidR="000126E7" w:rsidRPr="00E24796" w14:paraId="60736F51" w14:textId="77777777" w:rsidTr="00BE59E5">
        <w:trPr>
          <w:trHeight w:val="584"/>
        </w:trPr>
        <w:tc>
          <w:tcPr>
            <w:tcW w:w="461" w:type="dxa"/>
            <w:vAlign w:val="center"/>
            <w:hideMark/>
          </w:tcPr>
          <w:p w14:paraId="297177B3" w14:textId="259F645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17</w:t>
            </w:r>
          </w:p>
        </w:tc>
        <w:tc>
          <w:tcPr>
            <w:tcW w:w="2329" w:type="dxa"/>
            <w:vAlign w:val="center"/>
            <w:hideMark/>
          </w:tcPr>
          <w:p w14:paraId="0109E09A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Photochemical Oxidation Potential (PCO)</w:t>
            </w:r>
          </w:p>
        </w:tc>
        <w:tc>
          <w:tcPr>
            <w:tcW w:w="720" w:type="dxa"/>
            <w:vAlign w:val="center"/>
          </w:tcPr>
          <w:p w14:paraId="72FA2DDD" w14:textId="31D4AF66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606</w:t>
            </w:r>
          </w:p>
        </w:tc>
        <w:tc>
          <w:tcPr>
            <w:tcW w:w="810" w:type="dxa"/>
            <w:vAlign w:val="center"/>
            <w:hideMark/>
          </w:tcPr>
          <w:p w14:paraId="02BE60CA" w14:textId="60E9C410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5C93DACE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6.42</w:t>
            </w:r>
          </w:p>
        </w:tc>
        <w:tc>
          <w:tcPr>
            <w:tcW w:w="810" w:type="dxa"/>
            <w:vAlign w:val="center"/>
            <w:hideMark/>
          </w:tcPr>
          <w:p w14:paraId="2F3DFE3C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16.90</w:t>
            </w:r>
          </w:p>
        </w:tc>
        <w:tc>
          <w:tcPr>
            <w:tcW w:w="900" w:type="dxa"/>
            <w:vAlign w:val="center"/>
            <w:hideMark/>
          </w:tcPr>
          <w:p w14:paraId="784F15C4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26.30</w:t>
            </w:r>
          </w:p>
        </w:tc>
        <w:tc>
          <w:tcPr>
            <w:tcW w:w="2880" w:type="dxa"/>
            <w:vAlign w:val="center"/>
            <w:hideMark/>
          </w:tcPr>
          <w:p w14:paraId="0D02F578" w14:textId="5161E4A4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458FBA69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84.75</w:t>
            </w:r>
          </w:p>
        </w:tc>
        <w:tc>
          <w:tcPr>
            <w:tcW w:w="810" w:type="dxa"/>
            <w:vAlign w:val="center"/>
            <w:hideMark/>
          </w:tcPr>
          <w:p w14:paraId="35EF225D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89.09</w:t>
            </w:r>
          </w:p>
        </w:tc>
        <w:tc>
          <w:tcPr>
            <w:tcW w:w="900" w:type="dxa"/>
            <w:vAlign w:val="center"/>
            <w:hideMark/>
          </w:tcPr>
          <w:p w14:paraId="320629EB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91.97</w:t>
            </w:r>
          </w:p>
        </w:tc>
        <w:tc>
          <w:tcPr>
            <w:tcW w:w="900" w:type="dxa"/>
            <w:vAlign w:val="center"/>
            <w:hideMark/>
          </w:tcPr>
          <w:p w14:paraId="3182F7EF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3.77e-5</w:t>
            </w:r>
          </w:p>
        </w:tc>
        <w:tc>
          <w:tcPr>
            <w:tcW w:w="630" w:type="dxa"/>
            <w:vAlign w:val="center"/>
            <w:hideMark/>
          </w:tcPr>
          <w:p w14:paraId="086E6451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0.01</w:t>
            </w:r>
          </w:p>
        </w:tc>
        <w:tc>
          <w:tcPr>
            <w:tcW w:w="936" w:type="dxa"/>
            <w:vAlign w:val="center"/>
          </w:tcPr>
          <w:p w14:paraId="0E0B3EC3" w14:textId="10DB92A8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1.4e-4</w:t>
            </w:r>
          </w:p>
        </w:tc>
      </w:tr>
      <w:tr w:rsidR="000126E7" w:rsidRPr="00E24796" w14:paraId="141014F1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461" w:type="dxa"/>
            <w:vAlign w:val="center"/>
            <w:hideMark/>
          </w:tcPr>
          <w:p w14:paraId="47826445" w14:textId="50DAC7C5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18</w:t>
            </w:r>
          </w:p>
        </w:tc>
        <w:tc>
          <w:tcPr>
            <w:tcW w:w="2329" w:type="dxa"/>
            <w:vAlign w:val="center"/>
            <w:hideMark/>
          </w:tcPr>
          <w:p w14:paraId="704D8FD8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Bioconcentration Factor (BCF)</w:t>
            </w:r>
          </w:p>
        </w:tc>
        <w:tc>
          <w:tcPr>
            <w:tcW w:w="720" w:type="dxa"/>
            <w:vAlign w:val="center"/>
          </w:tcPr>
          <w:p w14:paraId="6A943712" w14:textId="54EC4329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589</w:t>
            </w:r>
          </w:p>
        </w:tc>
        <w:tc>
          <w:tcPr>
            <w:tcW w:w="810" w:type="dxa"/>
            <w:vAlign w:val="center"/>
            <w:hideMark/>
          </w:tcPr>
          <w:p w14:paraId="53119311" w14:textId="2008B426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6443D1BC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8.91</w:t>
            </w:r>
          </w:p>
        </w:tc>
        <w:tc>
          <w:tcPr>
            <w:tcW w:w="810" w:type="dxa"/>
            <w:vAlign w:val="center"/>
            <w:hideMark/>
          </w:tcPr>
          <w:p w14:paraId="18D1FBFB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19.49</w:t>
            </w:r>
          </w:p>
        </w:tc>
        <w:tc>
          <w:tcPr>
            <w:tcW w:w="900" w:type="dxa"/>
            <w:vAlign w:val="center"/>
            <w:hideMark/>
          </w:tcPr>
          <w:p w14:paraId="4ABC8820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30.82</w:t>
            </w:r>
          </w:p>
        </w:tc>
        <w:tc>
          <w:tcPr>
            <w:tcW w:w="2880" w:type="dxa"/>
            <w:vAlign w:val="center"/>
            <w:hideMark/>
          </w:tcPr>
          <w:p w14:paraId="3DBF1974" w14:textId="7BFE9CF1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67404B35" w14:textId="7D739245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84.38</w:t>
            </w:r>
          </w:p>
        </w:tc>
        <w:tc>
          <w:tcPr>
            <w:tcW w:w="810" w:type="dxa"/>
            <w:vAlign w:val="center"/>
            <w:hideMark/>
          </w:tcPr>
          <w:p w14:paraId="289228D1" w14:textId="58E2364C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85.74</w:t>
            </w:r>
          </w:p>
        </w:tc>
        <w:tc>
          <w:tcPr>
            <w:tcW w:w="900" w:type="dxa"/>
            <w:vAlign w:val="center"/>
            <w:hideMark/>
          </w:tcPr>
          <w:p w14:paraId="0A34975F" w14:textId="26697C55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88.79</w:t>
            </w:r>
          </w:p>
        </w:tc>
        <w:tc>
          <w:tcPr>
            <w:tcW w:w="900" w:type="dxa"/>
            <w:vAlign w:val="center"/>
            <w:hideMark/>
          </w:tcPr>
          <w:p w14:paraId="1E9FC8E4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7.65e-6</w:t>
            </w:r>
          </w:p>
        </w:tc>
        <w:tc>
          <w:tcPr>
            <w:tcW w:w="630" w:type="dxa"/>
            <w:vAlign w:val="center"/>
            <w:hideMark/>
          </w:tcPr>
          <w:p w14:paraId="72EAA133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0.03</w:t>
            </w:r>
          </w:p>
        </w:tc>
        <w:tc>
          <w:tcPr>
            <w:tcW w:w="936" w:type="dxa"/>
            <w:vAlign w:val="center"/>
          </w:tcPr>
          <w:p w14:paraId="2E372195" w14:textId="238107DA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3.5e-4</w:t>
            </w:r>
          </w:p>
        </w:tc>
      </w:tr>
      <w:tr w:rsidR="000126E7" w:rsidRPr="00E24796" w14:paraId="68990A45" w14:textId="77777777" w:rsidTr="00BE59E5">
        <w:trPr>
          <w:trHeight w:val="584"/>
        </w:trPr>
        <w:tc>
          <w:tcPr>
            <w:tcW w:w="461" w:type="dxa"/>
            <w:vAlign w:val="center"/>
            <w:hideMark/>
          </w:tcPr>
          <w:p w14:paraId="480023CA" w14:textId="01CF9162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19</w:t>
            </w:r>
          </w:p>
        </w:tc>
        <w:tc>
          <w:tcPr>
            <w:tcW w:w="2329" w:type="dxa"/>
            <w:vAlign w:val="center"/>
            <w:hideMark/>
          </w:tcPr>
          <w:p w14:paraId="4869C5BD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Enthalpy Of Vaporization At 298K (H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v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[kJ/mol]</w:t>
            </w:r>
          </w:p>
        </w:tc>
        <w:tc>
          <w:tcPr>
            <w:tcW w:w="720" w:type="dxa"/>
            <w:vAlign w:val="center"/>
          </w:tcPr>
          <w:p w14:paraId="1CD3B6D5" w14:textId="5AA3E001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425</w:t>
            </w:r>
          </w:p>
        </w:tc>
        <w:tc>
          <w:tcPr>
            <w:tcW w:w="810" w:type="dxa"/>
            <w:vAlign w:val="center"/>
            <w:hideMark/>
          </w:tcPr>
          <w:p w14:paraId="0119D4B0" w14:textId="0C1EB098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SWR</w:t>
            </w:r>
          </w:p>
        </w:tc>
        <w:tc>
          <w:tcPr>
            <w:tcW w:w="810" w:type="dxa"/>
            <w:vAlign w:val="center"/>
            <w:hideMark/>
          </w:tcPr>
          <w:p w14:paraId="5701061B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40.99</w:t>
            </w:r>
          </w:p>
        </w:tc>
        <w:tc>
          <w:tcPr>
            <w:tcW w:w="810" w:type="dxa"/>
            <w:vAlign w:val="center"/>
            <w:hideMark/>
          </w:tcPr>
          <w:p w14:paraId="5D540D0E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90.07</w:t>
            </w:r>
          </w:p>
        </w:tc>
        <w:tc>
          <w:tcPr>
            <w:tcW w:w="900" w:type="dxa"/>
            <w:vAlign w:val="center"/>
            <w:hideMark/>
          </w:tcPr>
          <w:p w14:paraId="7C85AFD1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96.88</w:t>
            </w:r>
          </w:p>
        </w:tc>
        <w:tc>
          <w:tcPr>
            <w:tcW w:w="2880" w:type="dxa"/>
            <w:vAlign w:val="center"/>
            <w:hideMark/>
          </w:tcPr>
          <w:p w14:paraId="2FB6EE0C" w14:textId="680BD3CE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17D7056C" w14:textId="4CB2D33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83.06</w:t>
            </w:r>
          </w:p>
        </w:tc>
        <w:tc>
          <w:tcPr>
            <w:tcW w:w="810" w:type="dxa"/>
            <w:vAlign w:val="center"/>
            <w:hideMark/>
          </w:tcPr>
          <w:p w14:paraId="2EF7C984" w14:textId="0756D351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90.12</w:t>
            </w:r>
          </w:p>
        </w:tc>
        <w:tc>
          <w:tcPr>
            <w:tcW w:w="900" w:type="dxa"/>
            <w:vAlign w:val="center"/>
            <w:hideMark/>
          </w:tcPr>
          <w:p w14:paraId="72FA9927" w14:textId="6E4C94A0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93.14</w:t>
            </w:r>
          </w:p>
        </w:tc>
        <w:tc>
          <w:tcPr>
            <w:tcW w:w="900" w:type="dxa"/>
            <w:vAlign w:val="center"/>
            <w:hideMark/>
          </w:tcPr>
          <w:p w14:paraId="12D262F5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1.42e-6</w:t>
            </w:r>
          </w:p>
        </w:tc>
        <w:tc>
          <w:tcPr>
            <w:tcW w:w="630" w:type="dxa"/>
            <w:vAlign w:val="center"/>
            <w:hideMark/>
          </w:tcPr>
          <w:p w14:paraId="2C2B1929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6.09</w:t>
            </w:r>
          </w:p>
        </w:tc>
        <w:tc>
          <w:tcPr>
            <w:tcW w:w="936" w:type="dxa"/>
            <w:vAlign w:val="center"/>
          </w:tcPr>
          <w:p w14:paraId="0C7110AA" w14:textId="04C7558D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0.004</w:t>
            </w:r>
          </w:p>
        </w:tc>
      </w:tr>
      <w:tr w:rsidR="000126E7" w:rsidRPr="00E24796" w14:paraId="6C1C99B0" w14:textId="77777777" w:rsidTr="00BE59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461" w:type="dxa"/>
            <w:vAlign w:val="center"/>
            <w:hideMark/>
          </w:tcPr>
          <w:p w14:paraId="300F4E3A" w14:textId="2EFBFCF3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20</w:t>
            </w:r>
          </w:p>
        </w:tc>
        <w:tc>
          <w:tcPr>
            <w:tcW w:w="2329" w:type="dxa"/>
            <w:vAlign w:val="center"/>
            <w:hideMark/>
          </w:tcPr>
          <w:p w14:paraId="5638D96A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Permissible Exposure Limit (OSHA-TWA)</w:t>
            </w:r>
            <w:r w:rsidRPr="00E24796">
              <w:rPr>
                <w:rFonts w:asciiTheme="majorBidi" w:hAnsiTheme="majorBidi" w:cstheme="majorBidi"/>
                <w:sz w:val="20"/>
                <w:szCs w:val="20"/>
                <w:lang w:val="en-GB"/>
              </w:rPr>
              <w:t xml:space="preserve"> [mol/m</w:t>
            </w:r>
            <w:r w:rsidRPr="00E24796">
              <w:rPr>
                <w:rFonts w:asciiTheme="majorBidi" w:hAnsiTheme="majorBidi" w:cstheme="majorBidi"/>
                <w:sz w:val="20"/>
                <w:szCs w:val="20"/>
                <w:vertAlign w:val="superscript"/>
                <w:lang w:val="en-GB"/>
              </w:rPr>
              <w:t>3</w:t>
            </w:r>
            <w:r w:rsidRPr="00E24796">
              <w:rPr>
                <w:rFonts w:asciiTheme="majorBidi" w:hAnsiTheme="majorBidi" w:cstheme="majorBidi"/>
                <w:sz w:val="20"/>
                <w:szCs w:val="20"/>
                <w:lang w:val="en-GB"/>
              </w:rPr>
              <w:t>]</w:t>
            </w:r>
          </w:p>
        </w:tc>
        <w:tc>
          <w:tcPr>
            <w:tcW w:w="720" w:type="dxa"/>
            <w:vAlign w:val="center"/>
          </w:tcPr>
          <w:p w14:paraId="5DF9A93F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422</w:t>
            </w:r>
          </w:p>
        </w:tc>
        <w:tc>
          <w:tcPr>
            <w:tcW w:w="810" w:type="dxa"/>
            <w:vAlign w:val="center"/>
            <w:hideMark/>
          </w:tcPr>
          <w:p w14:paraId="4DDECBC0" w14:textId="77777777" w:rsidR="000126E7" w:rsidRPr="00E24796" w:rsidRDefault="000126E7" w:rsidP="000126E7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SVR</w:t>
            </w:r>
          </w:p>
        </w:tc>
        <w:tc>
          <w:tcPr>
            <w:tcW w:w="810" w:type="dxa"/>
            <w:vAlign w:val="center"/>
            <w:hideMark/>
          </w:tcPr>
          <w:p w14:paraId="773B53DF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32.46</w:t>
            </w:r>
          </w:p>
        </w:tc>
        <w:tc>
          <w:tcPr>
            <w:tcW w:w="810" w:type="dxa"/>
            <w:vAlign w:val="center"/>
            <w:hideMark/>
          </w:tcPr>
          <w:p w14:paraId="3A0D8B06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41.23</w:t>
            </w:r>
          </w:p>
        </w:tc>
        <w:tc>
          <w:tcPr>
            <w:tcW w:w="900" w:type="dxa"/>
            <w:vAlign w:val="center"/>
            <w:hideMark/>
          </w:tcPr>
          <w:p w14:paraId="349B2625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48.82</w:t>
            </w:r>
          </w:p>
        </w:tc>
        <w:tc>
          <w:tcPr>
            <w:tcW w:w="2880" w:type="dxa"/>
            <w:vAlign w:val="center"/>
            <w:hideMark/>
          </w:tcPr>
          <w:p w14:paraId="3F131F6D" w14:textId="28F4529E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</w:p>
        </w:tc>
        <w:tc>
          <w:tcPr>
            <w:tcW w:w="900" w:type="dxa"/>
            <w:vAlign w:val="center"/>
            <w:hideMark/>
          </w:tcPr>
          <w:p w14:paraId="5BA96519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90.76</w:t>
            </w:r>
          </w:p>
        </w:tc>
        <w:tc>
          <w:tcPr>
            <w:tcW w:w="810" w:type="dxa"/>
            <w:vAlign w:val="center"/>
            <w:hideMark/>
          </w:tcPr>
          <w:p w14:paraId="0C985B62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91.47</w:t>
            </w:r>
          </w:p>
        </w:tc>
        <w:tc>
          <w:tcPr>
            <w:tcW w:w="900" w:type="dxa"/>
            <w:vAlign w:val="center"/>
            <w:hideMark/>
          </w:tcPr>
          <w:p w14:paraId="4BF67646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91.94</w:t>
            </w:r>
          </w:p>
        </w:tc>
        <w:tc>
          <w:tcPr>
            <w:tcW w:w="900" w:type="dxa"/>
            <w:vAlign w:val="center"/>
            <w:hideMark/>
          </w:tcPr>
          <w:p w14:paraId="492433B2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3.58e-6</w:t>
            </w:r>
          </w:p>
        </w:tc>
        <w:tc>
          <w:tcPr>
            <w:tcW w:w="630" w:type="dxa"/>
            <w:vAlign w:val="center"/>
            <w:hideMark/>
          </w:tcPr>
          <w:p w14:paraId="0CE00C75" w14:textId="77777777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0.15</w:t>
            </w:r>
          </w:p>
        </w:tc>
        <w:tc>
          <w:tcPr>
            <w:tcW w:w="936" w:type="dxa"/>
            <w:vAlign w:val="center"/>
          </w:tcPr>
          <w:p w14:paraId="0A4AA159" w14:textId="6D3F7998" w:rsidR="000126E7" w:rsidRPr="00E24796" w:rsidRDefault="000126E7" w:rsidP="000126E7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  <w:t>4.6e-4</w:t>
            </w:r>
          </w:p>
        </w:tc>
      </w:tr>
    </w:tbl>
    <w:p w14:paraId="3A9D0EAA" w14:textId="77777777" w:rsidR="004373D2" w:rsidRPr="00E24796" w:rsidRDefault="004373D2" w:rsidP="004373D2">
      <w:pPr>
        <w:pStyle w:val="Default"/>
        <w:rPr>
          <w:rFonts w:asciiTheme="majorBidi" w:hAnsiTheme="majorBidi" w:cstheme="majorBidi"/>
          <w:lang w:eastAsia="en-US"/>
        </w:rPr>
        <w:sectPr w:rsidR="004373D2" w:rsidRPr="00E24796" w:rsidSect="001D0045">
          <w:pgSz w:w="15840" w:h="12240" w:orient="landscape"/>
          <w:pgMar w:top="720" w:right="720" w:bottom="720" w:left="720" w:header="720" w:footer="720" w:gutter="0"/>
          <w:cols w:space="720"/>
          <w:docGrid w:linePitch="326"/>
        </w:sectPr>
      </w:pPr>
    </w:p>
    <w:p w14:paraId="12E73F2B" w14:textId="77777777" w:rsidR="00E24796" w:rsidRPr="00E24796" w:rsidRDefault="00E24796" w:rsidP="00E24796">
      <w:pPr>
        <w:pStyle w:val="Caption"/>
        <w:keepNext/>
        <w:rPr>
          <w:b w:val="0"/>
        </w:rPr>
      </w:pPr>
      <w:r w:rsidRPr="00E24796">
        <w:lastRenderedPageBreak/>
        <w:t xml:space="preserve">Table </w:t>
      </w:r>
      <w:r w:rsidRPr="00E24796">
        <w:rPr>
          <w:noProof/>
        </w:rPr>
        <w:t>3</w:t>
      </w:r>
      <w:r w:rsidRPr="00E24796">
        <w:t>:</w:t>
      </w:r>
      <w:r w:rsidRPr="00E24796">
        <w:rPr>
          <w:b w:val="0"/>
        </w:rPr>
        <w:t xml:space="preserve"> Background information on the steps of computing property values from the devised models.</w:t>
      </w:r>
    </w:p>
    <w:tbl>
      <w:tblPr>
        <w:tblStyle w:val="PlainTable4"/>
        <w:tblpPr w:leftFromText="180" w:rightFromText="180" w:vertAnchor="text" w:tblpXSpec="center" w:tblpY="1"/>
        <w:tblW w:w="0" w:type="auto"/>
        <w:tblLayout w:type="fixed"/>
        <w:tblLook w:val="04A0" w:firstRow="1" w:lastRow="0" w:firstColumn="1" w:lastColumn="0" w:noHBand="0" w:noVBand="1"/>
      </w:tblPr>
      <w:tblGrid>
        <w:gridCol w:w="1890"/>
        <w:gridCol w:w="3870"/>
        <w:gridCol w:w="3600"/>
      </w:tblGrid>
      <w:tr w:rsidR="00E24796" w:rsidRPr="00E24796" w14:paraId="636DDBDE" w14:textId="77777777" w:rsidTr="00FC7D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vAlign w:val="center"/>
          </w:tcPr>
          <w:p w14:paraId="4C6F021A" w14:textId="77777777" w:rsidR="00E24796" w:rsidRPr="00E24796" w:rsidRDefault="00E24796" w:rsidP="00FC7DFE">
            <w:pPr>
              <w:spacing w:line="480" w:lineRule="auto"/>
              <w:ind w:firstLine="0"/>
              <w:jc w:val="center"/>
            </w:pPr>
            <w:r w:rsidRPr="00E24796">
              <w:t>Stage</w:t>
            </w:r>
          </w:p>
        </w:tc>
        <w:tc>
          <w:tcPr>
            <w:tcW w:w="3870" w:type="dxa"/>
            <w:vAlign w:val="center"/>
          </w:tcPr>
          <w:p w14:paraId="59B08319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GC-Simple</w:t>
            </w:r>
          </w:p>
        </w:tc>
        <w:tc>
          <w:tcPr>
            <w:tcW w:w="3600" w:type="dxa"/>
            <w:vAlign w:val="center"/>
          </w:tcPr>
          <w:p w14:paraId="63A2463F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GC-ML</w:t>
            </w:r>
          </w:p>
        </w:tc>
      </w:tr>
      <w:tr w:rsidR="00E24796" w:rsidRPr="00E24796" w14:paraId="7B25849B" w14:textId="77777777" w:rsidTr="00FC7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vAlign w:val="center"/>
          </w:tcPr>
          <w:p w14:paraId="0898AC98" w14:textId="77777777" w:rsidR="00E24796" w:rsidRPr="00E24796" w:rsidRDefault="00E24796" w:rsidP="00FC7DFE">
            <w:pPr>
              <w:spacing w:line="480" w:lineRule="auto"/>
              <w:ind w:firstLine="0"/>
              <w:jc w:val="center"/>
            </w:pPr>
            <w:r w:rsidRPr="00E24796">
              <w:t>Molecular Representation</w:t>
            </w:r>
          </w:p>
        </w:tc>
        <w:tc>
          <w:tcPr>
            <w:tcW w:w="3870" w:type="dxa"/>
            <w:vAlign w:val="center"/>
          </w:tcPr>
          <w:p w14:paraId="6421E7A2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Group counts</w:t>
            </w:r>
          </w:p>
        </w:tc>
        <w:tc>
          <w:tcPr>
            <w:tcW w:w="3600" w:type="dxa"/>
            <w:vAlign w:val="center"/>
          </w:tcPr>
          <w:p w14:paraId="03C01656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Group counts</w:t>
            </w:r>
          </w:p>
        </w:tc>
      </w:tr>
      <w:tr w:rsidR="00E24796" w:rsidRPr="00E24796" w14:paraId="590A4A79" w14:textId="77777777" w:rsidTr="00FC7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vAlign w:val="center"/>
          </w:tcPr>
          <w:p w14:paraId="695D2452" w14:textId="77777777" w:rsidR="00E24796" w:rsidRPr="00E24796" w:rsidRDefault="00E24796" w:rsidP="00FC7DFE">
            <w:pPr>
              <w:spacing w:line="480" w:lineRule="auto"/>
              <w:ind w:firstLine="0"/>
              <w:jc w:val="center"/>
            </w:pPr>
            <w:r w:rsidRPr="00E24796">
              <w:t>Property Calculation</w:t>
            </w:r>
          </w:p>
        </w:tc>
        <w:tc>
          <w:tcPr>
            <w:tcW w:w="3870" w:type="dxa"/>
            <w:vAlign w:val="center"/>
          </w:tcPr>
          <w:p w14:paraId="35473AED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Simple computation</w:t>
            </w:r>
          </w:p>
        </w:tc>
        <w:tc>
          <w:tcPr>
            <w:tcW w:w="3600" w:type="dxa"/>
            <w:vAlign w:val="center"/>
          </w:tcPr>
          <w:p w14:paraId="08AC6779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Complex Computation</w:t>
            </w:r>
          </w:p>
        </w:tc>
      </w:tr>
      <w:tr w:rsidR="00E24796" w:rsidRPr="00E24796" w14:paraId="17332DA3" w14:textId="77777777" w:rsidTr="00FC7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vAlign w:val="center"/>
          </w:tcPr>
          <w:p w14:paraId="7AD7E2AA" w14:textId="77777777" w:rsidR="00E24796" w:rsidRPr="00E24796" w:rsidRDefault="00E24796" w:rsidP="00FC7DFE">
            <w:pPr>
              <w:spacing w:line="480" w:lineRule="auto"/>
              <w:ind w:firstLine="0"/>
              <w:jc w:val="center"/>
            </w:pPr>
            <w:r w:rsidRPr="00E24796">
              <w:t>Model Parameters</w:t>
            </w:r>
          </w:p>
        </w:tc>
        <w:tc>
          <w:tcPr>
            <w:tcW w:w="3870" w:type="dxa"/>
            <w:vAlign w:val="center"/>
          </w:tcPr>
          <w:p w14:paraId="471F8460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See SI?</w:t>
            </w:r>
          </w:p>
        </w:tc>
        <w:tc>
          <w:tcPr>
            <w:tcW w:w="3600" w:type="dxa"/>
            <w:vAlign w:val="center"/>
          </w:tcPr>
          <w:p w14:paraId="1F263104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Provided on GitHub</w:t>
            </w:r>
          </w:p>
        </w:tc>
      </w:tr>
      <w:tr w:rsidR="00E24796" w:rsidRPr="00E24796" w14:paraId="74787E0C" w14:textId="77777777" w:rsidTr="00FC7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  <w:vAlign w:val="center"/>
          </w:tcPr>
          <w:p w14:paraId="216A8F1F" w14:textId="77777777" w:rsidR="00E24796" w:rsidRPr="00E24796" w:rsidRDefault="00E24796" w:rsidP="00FC7DFE">
            <w:pPr>
              <w:spacing w:line="480" w:lineRule="auto"/>
              <w:ind w:firstLine="0"/>
              <w:jc w:val="center"/>
            </w:pPr>
            <w:r w:rsidRPr="00E24796">
              <w:t>Prediction</w:t>
            </w:r>
          </w:p>
        </w:tc>
        <w:tc>
          <w:tcPr>
            <w:tcW w:w="3870" w:type="dxa"/>
            <w:vAlign w:val="center"/>
          </w:tcPr>
          <w:p w14:paraId="100167FD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Property value with acceptable accuracy</w:t>
            </w:r>
          </w:p>
        </w:tc>
        <w:tc>
          <w:tcPr>
            <w:tcW w:w="3600" w:type="dxa"/>
            <w:vAlign w:val="center"/>
          </w:tcPr>
          <w:p w14:paraId="20FF1294" w14:textId="77777777" w:rsidR="00E24796" w:rsidRPr="00E24796" w:rsidRDefault="00E24796" w:rsidP="00FC7DFE">
            <w:pPr>
              <w:spacing w:line="48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 xml:space="preserve">Property value with high accuracy and an uncertainty estimate </w:t>
            </w:r>
          </w:p>
        </w:tc>
      </w:tr>
    </w:tbl>
    <w:p w14:paraId="4D887ABC" w14:textId="77777777" w:rsidR="00E24796" w:rsidRPr="00E24796" w:rsidRDefault="00E24796" w:rsidP="00E24796"/>
    <w:p w14:paraId="07938C1E" w14:textId="77777777" w:rsidR="00E24796" w:rsidRPr="00E24796" w:rsidRDefault="00E24796" w:rsidP="00E24796">
      <w:pPr>
        <w:pStyle w:val="Caption"/>
        <w:keepNext/>
        <w:rPr>
          <w:b w:val="0"/>
          <w:rtl/>
        </w:rPr>
      </w:pPr>
      <w:r w:rsidRPr="00E24796">
        <w:t xml:space="preserve">Table </w:t>
      </w:r>
      <w:r w:rsidRPr="00E24796">
        <w:rPr>
          <w:noProof/>
        </w:rPr>
        <w:t>4</w:t>
      </w:r>
      <w:r w:rsidRPr="00E24796">
        <w:t xml:space="preserve">: </w:t>
      </w:r>
      <w:r w:rsidRPr="00E24796">
        <w:rPr>
          <w:b w:val="0"/>
        </w:rPr>
        <w:t>Estimation of the standard enthalpy of formation and normal boiling point of Isobutylamine using stepwise regression GC models.</w:t>
      </w:r>
    </w:p>
    <w:tbl>
      <w:tblPr>
        <w:tblStyle w:val="PlainTable2"/>
        <w:tblpPr w:leftFromText="180" w:rightFromText="180" w:vertAnchor="text" w:tblpXSpec="center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2278"/>
        <w:gridCol w:w="1592"/>
        <w:gridCol w:w="2700"/>
        <w:gridCol w:w="2790"/>
      </w:tblGrid>
      <w:tr w:rsidR="00E24796" w:rsidRPr="00E24796" w14:paraId="3224473B" w14:textId="77777777" w:rsidTr="00FC7D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gridSpan w:val="2"/>
            <w:tcBorders>
              <w:top w:val="single" w:sz="4" w:space="0" w:color="auto"/>
            </w:tcBorders>
            <w:vAlign w:val="center"/>
          </w:tcPr>
          <w:p w14:paraId="42730635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Isobutylamine</w:t>
            </w:r>
          </w:p>
          <w:p w14:paraId="51C1F8A5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CAS No. 78-81-9</w:t>
            </w:r>
          </w:p>
          <w:p w14:paraId="196CA02B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SMILES: CC(C)CN</w:t>
            </w:r>
          </w:p>
        </w:tc>
        <w:tc>
          <w:tcPr>
            <w:tcW w:w="0" w:type="dxa"/>
            <w:gridSpan w:val="2"/>
            <w:tcBorders>
              <w:top w:val="single" w:sz="4" w:space="0" w:color="auto"/>
            </w:tcBorders>
          </w:tcPr>
          <w:p w14:paraId="77495D5F" w14:textId="77777777" w:rsidR="00E24796" w:rsidRPr="00E24796" w:rsidRDefault="00E24796" w:rsidP="00FC7DFE">
            <w:pPr>
              <w:spacing w:line="480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2D Molecular structure</w:t>
            </w:r>
          </w:p>
          <w:p w14:paraId="548FF7DA" w14:textId="77777777" w:rsidR="00E24796" w:rsidRPr="00E24796" w:rsidRDefault="00E24796" w:rsidP="00FC7DFE">
            <w:pPr>
              <w:spacing w:line="480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rPr>
                <w:noProof/>
                <w:lang w:eastAsia="en-US"/>
              </w:rPr>
              <w:drawing>
                <wp:anchor distT="0" distB="0" distL="114300" distR="114300" simplePos="0" relativeHeight="251659264" behindDoc="0" locked="0" layoutInCell="1" allowOverlap="1" wp14:anchorId="009B4332" wp14:editId="5F6D772E">
                  <wp:simplePos x="0" y="0"/>
                  <wp:positionH relativeFrom="column">
                    <wp:posOffset>1186815</wp:posOffset>
                  </wp:positionH>
                  <wp:positionV relativeFrom="paragraph">
                    <wp:posOffset>86056</wp:posOffset>
                  </wp:positionV>
                  <wp:extent cx="1091565" cy="524510"/>
                  <wp:effectExtent l="0" t="0" r="0" b="8890"/>
                  <wp:wrapThrough wrapText="bothSides">
                    <wp:wrapPolygon edited="0">
                      <wp:start x="0" y="0"/>
                      <wp:lineTo x="0" y="2354"/>
                      <wp:lineTo x="4524" y="13337"/>
                      <wp:lineTo x="4524" y="21182"/>
                      <wp:lineTo x="6408" y="21182"/>
                      <wp:lineTo x="6408" y="13337"/>
                      <wp:lineTo x="21110" y="11768"/>
                      <wp:lineTo x="21110" y="5492"/>
                      <wp:lineTo x="11686" y="0"/>
                      <wp:lineTo x="0" y="0"/>
                    </wp:wrapPolygon>
                  </wp:wrapThrough>
                  <wp:docPr id="20" name="Picture 20" descr="ChemSpider 2D Image | Isobutylamine | C4H11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hemSpider 2D Image | Isobutylamine | C4H11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94" t="32891" r="15196" b="33894"/>
                          <a:stretch/>
                        </pic:blipFill>
                        <pic:spPr bwMode="auto">
                          <a:xfrm>
                            <a:off x="0" y="0"/>
                            <a:ext cx="1091565" cy="52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commentRangeStart w:id="50"/>
            <w:commentRangeEnd w:id="50"/>
            <w:r w:rsidRPr="00E24796">
              <w:rPr>
                <w:b w:val="0"/>
                <w:bCs w:val="0"/>
              </w:rPr>
              <w:commentReference w:id="50"/>
            </w:r>
            <w:commentRangeStart w:id="51"/>
            <w:commentRangeEnd w:id="51"/>
            <w:r w:rsidRPr="00E24796">
              <w:rPr>
                <w:b w:val="0"/>
                <w:bCs w:val="0"/>
              </w:rPr>
              <w:commentReference w:id="51"/>
            </w:r>
          </w:p>
        </w:tc>
      </w:tr>
      <w:tr w:rsidR="00E24796" w:rsidRPr="00E24796" w14:paraId="5D68F05B" w14:textId="77777777" w:rsidTr="00FC7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34CD5E87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Molecular formula: C</w:t>
            </w:r>
            <w:r w:rsidRPr="00E24796">
              <w:rPr>
                <w:vertAlign w:val="subscript"/>
              </w:rPr>
              <w:t>4</w:t>
            </w:r>
            <w:r w:rsidRPr="00E24796">
              <w:t>H</w:t>
            </w:r>
            <w:r w:rsidRPr="00E24796">
              <w:rPr>
                <w:vertAlign w:val="subscript"/>
              </w:rPr>
              <w:t>11</w:t>
            </w:r>
            <w:r w:rsidRPr="00E24796">
              <w:t>N</w:t>
            </w:r>
          </w:p>
        </w:tc>
        <w:tc>
          <w:tcPr>
            <w:tcW w:w="1592" w:type="dxa"/>
            <w:vAlign w:val="center"/>
          </w:tcPr>
          <w:p w14:paraId="45B02E72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Occurrences</w:t>
            </w:r>
          </w:p>
        </w:tc>
        <w:tc>
          <w:tcPr>
            <w:tcW w:w="2700" w:type="dxa"/>
            <w:vAlign w:val="center"/>
          </w:tcPr>
          <w:p w14:paraId="12F2973F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Contributions for H</w:t>
            </w:r>
            <w:r w:rsidRPr="00E24796">
              <w:rPr>
                <w:vertAlign w:val="subscript"/>
              </w:rPr>
              <w:t>f</w:t>
            </w:r>
          </w:p>
        </w:tc>
        <w:tc>
          <w:tcPr>
            <w:tcW w:w="2790" w:type="dxa"/>
            <w:vAlign w:val="center"/>
          </w:tcPr>
          <w:p w14:paraId="7FA0F877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Contributions for T</w:t>
            </w:r>
            <w:r w:rsidRPr="00E24796">
              <w:rPr>
                <w:vertAlign w:val="subscript"/>
              </w:rPr>
              <w:t>b</w:t>
            </w:r>
          </w:p>
        </w:tc>
      </w:tr>
      <w:tr w:rsidR="00E24796" w:rsidRPr="00E24796" w14:paraId="0B2528DC" w14:textId="77777777" w:rsidTr="00FC7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1DD9A81B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1</w:t>
            </w:r>
            <w:r w:rsidRPr="00E24796">
              <w:rPr>
                <w:vertAlign w:val="superscript"/>
              </w:rPr>
              <w:t>st</w:t>
            </w:r>
            <w:r w:rsidRPr="00E24796">
              <w:t>-order groups</w:t>
            </w:r>
          </w:p>
        </w:tc>
        <w:tc>
          <w:tcPr>
            <w:tcW w:w="1592" w:type="dxa"/>
            <w:vAlign w:val="center"/>
          </w:tcPr>
          <w:p w14:paraId="4212CD81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0" w:type="dxa"/>
            <w:vAlign w:val="center"/>
          </w:tcPr>
          <w:p w14:paraId="6662A275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90" w:type="dxa"/>
            <w:vAlign w:val="center"/>
          </w:tcPr>
          <w:p w14:paraId="70FF3F1D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4796" w:rsidRPr="00E24796" w14:paraId="602009EC" w14:textId="77777777" w:rsidTr="00FC7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2B9D3400" w14:textId="77777777" w:rsidR="00E24796" w:rsidRPr="00E24796" w:rsidRDefault="00E24796" w:rsidP="00FC7DFE">
            <w:pPr>
              <w:spacing w:line="480" w:lineRule="auto"/>
              <w:ind w:firstLine="0"/>
              <w:rPr>
                <w:b w:val="0"/>
                <w:bCs w:val="0"/>
              </w:rPr>
            </w:pPr>
            <w:r w:rsidRPr="00E24796">
              <w:rPr>
                <w:b w:val="0"/>
                <w:bCs w:val="0"/>
              </w:rPr>
              <w:t>CH</w:t>
            </w:r>
            <w:r w:rsidRPr="00E24796">
              <w:rPr>
                <w:b w:val="0"/>
                <w:bCs w:val="0"/>
                <w:vertAlign w:val="subscript"/>
              </w:rPr>
              <w:t>3</w:t>
            </w:r>
          </w:p>
        </w:tc>
        <w:tc>
          <w:tcPr>
            <w:tcW w:w="1592" w:type="dxa"/>
            <w:vAlign w:val="center"/>
          </w:tcPr>
          <w:p w14:paraId="48E0A0B1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2</w:t>
            </w:r>
          </w:p>
        </w:tc>
        <w:tc>
          <w:tcPr>
            <w:tcW w:w="2700" w:type="dxa"/>
            <w:vAlign w:val="center"/>
          </w:tcPr>
          <w:p w14:paraId="6C818515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-57.2760</w:t>
            </w:r>
          </w:p>
        </w:tc>
        <w:tc>
          <w:tcPr>
            <w:tcW w:w="2790" w:type="dxa"/>
            <w:vAlign w:val="center"/>
          </w:tcPr>
          <w:p w14:paraId="3FDB6E37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0.8853</w:t>
            </w:r>
          </w:p>
        </w:tc>
      </w:tr>
      <w:tr w:rsidR="00E24796" w:rsidRPr="00E24796" w14:paraId="67256148" w14:textId="77777777" w:rsidTr="00FC7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482989B0" w14:textId="77777777" w:rsidR="00E24796" w:rsidRPr="00E24796" w:rsidRDefault="00E24796" w:rsidP="00FC7DFE">
            <w:pPr>
              <w:spacing w:line="480" w:lineRule="auto"/>
              <w:ind w:firstLine="0"/>
              <w:rPr>
                <w:b w:val="0"/>
                <w:bCs w:val="0"/>
              </w:rPr>
            </w:pPr>
            <w:r w:rsidRPr="00E24796">
              <w:rPr>
                <w:b w:val="0"/>
                <w:bCs w:val="0"/>
              </w:rPr>
              <w:t>CH</w:t>
            </w:r>
          </w:p>
        </w:tc>
        <w:tc>
          <w:tcPr>
            <w:tcW w:w="1592" w:type="dxa"/>
            <w:vAlign w:val="center"/>
          </w:tcPr>
          <w:p w14:paraId="7C93EE70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1</w:t>
            </w:r>
          </w:p>
        </w:tc>
        <w:tc>
          <w:tcPr>
            <w:tcW w:w="2700" w:type="dxa"/>
            <w:vAlign w:val="center"/>
          </w:tcPr>
          <w:p w14:paraId="522F4628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7.3487</w:t>
            </w:r>
          </w:p>
        </w:tc>
        <w:tc>
          <w:tcPr>
            <w:tcW w:w="2790" w:type="dxa"/>
            <w:vAlign w:val="center"/>
          </w:tcPr>
          <w:p w14:paraId="7AA355F4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0</w:t>
            </w:r>
          </w:p>
        </w:tc>
      </w:tr>
      <w:tr w:rsidR="00E24796" w:rsidRPr="00E24796" w14:paraId="206DC643" w14:textId="77777777" w:rsidTr="00FC7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2011F9E0" w14:textId="77777777" w:rsidR="00E24796" w:rsidRPr="00E24796" w:rsidRDefault="00E24796" w:rsidP="00FC7DFE">
            <w:pPr>
              <w:spacing w:line="480" w:lineRule="auto"/>
              <w:ind w:firstLine="0"/>
              <w:rPr>
                <w:b w:val="0"/>
                <w:bCs w:val="0"/>
              </w:rPr>
            </w:pPr>
            <w:r w:rsidRPr="00E24796">
              <w:rPr>
                <w:b w:val="0"/>
                <w:bCs w:val="0"/>
              </w:rPr>
              <w:t>CH</w:t>
            </w:r>
            <w:r w:rsidRPr="00E24796">
              <w:rPr>
                <w:b w:val="0"/>
                <w:bCs w:val="0"/>
                <w:vertAlign w:val="subscript"/>
              </w:rPr>
              <w:t>2</w:t>
            </w:r>
            <w:r w:rsidRPr="00E24796">
              <w:rPr>
                <w:b w:val="0"/>
                <w:bCs w:val="0"/>
              </w:rPr>
              <w:t>NH</w:t>
            </w:r>
            <w:r w:rsidRPr="00E24796">
              <w:rPr>
                <w:b w:val="0"/>
                <w:bCs w:val="0"/>
                <w:vertAlign w:val="subscript"/>
              </w:rPr>
              <w:t>2</w:t>
            </w:r>
          </w:p>
        </w:tc>
        <w:tc>
          <w:tcPr>
            <w:tcW w:w="1592" w:type="dxa"/>
            <w:vAlign w:val="center"/>
          </w:tcPr>
          <w:p w14:paraId="6CABBD5F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1</w:t>
            </w:r>
          </w:p>
        </w:tc>
        <w:tc>
          <w:tcPr>
            <w:tcW w:w="2700" w:type="dxa"/>
            <w:vAlign w:val="center"/>
          </w:tcPr>
          <w:p w14:paraId="138CCBCB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-25.6857</w:t>
            </w:r>
          </w:p>
        </w:tc>
        <w:tc>
          <w:tcPr>
            <w:tcW w:w="2790" w:type="dxa"/>
            <w:vAlign w:val="center"/>
          </w:tcPr>
          <w:p w14:paraId="1B72DBFA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 xml:space="preserve">1.2616 </w:t>
            </w:r>
          </w:p>
        </w:tc>
      </w:tr>
      <w:tr w:rsidR="00E24796" w:rsidRPr="00E24796" w14:paraId="21C7872E" w14:textId="77777777" w:rsidTr="00FC7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2E5BB3E9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2</w:t>
            </w:r>
            <w:r w:rsidRPr="00E24796">
              <w:rPr>
                <w:vertAlign w:val="superscript"/>
              </w:rPr>
              <w:t>nd</w:t>
            </w:r>
            <w:r w:rsidRPr="00E24796">
              <w:t>-order groups</w:t>
            </w:r>
          </w:p>
        </w:tc>
        <w:tc>
          <w:tcPr>
            <w:tcW w:w="1592" w:type="dxa"/>
            <w:vAlign w:val="center"/>
          </w:tcPr>
          <w:p w14:paraId="0F11B4A2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0" w:type="dxa"/>
            <w:vAlign w:val="center"/>
          </w:tcPr>
          <w:p w14:paraId="354B6D2A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90" w:type="dxa"/>
            <w:vAlign w:val="center"/>
          </w:tcPr>
          <w:p w14:paraId="29A7B495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4796" w:rsidRPr="00E24796" w14:paraId="15A0FEF7" w14:textId="77777777" w:rsidTr="00FC7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7E99BB63" w14:textId="77777777" w:rsidR="00E24796" w:rsidRPr="00E24796" w:rsidRDefault="00E24796" w:rsidP="00FC7DFE">
            <w:pPr>
              <w:spacing w:line="480" w:lineRule="auto"/>
              <w:ind w:firstLine="0"/>
              <w:rPr>
                <w:b w:val="0"/>
                <w:bCs w:val="0"/>
              </w:rPr>
            </w:pPr>
            <w:r w:rsidRPr="00E24796">
              <w:rPr>
                <w:b w:val="0"/>
                <w:bCs w:val="0"/>
              </w:rPr>
              <w:lastRenderedPageBreak/>
              <w:t>(CH</w:t>
            </w:r>
            <w:r w:rsidRPr="00E24796">
              <w:rPr>
                <w:b w:val="0"/>
                <w:bCs w:val="0"/>
                <w:vertAlign w:val="subscript"/>
              </w:rPr>
              <w:t>3</w:t>
            </w:r>
            <w:r w:rsidRPr="00E24796">
              <w:rPr>
                <w:b w:val="0"/>
                <w:bCs w:val="0"/>
              </w:rPr>
              <w:t>)</w:t>
            </w:r>
            <w:r w:rsidRPr="00E24796">
              <w:rPr>
                <w:b w:val="0"/>
                <w:bCs w:val="0"/>
                <w:vertAlign w:val="subscript"/>
              </w:rPr>
              <w:t>2</w:t>
            </w:r>
            <w:r w:rsidRPr="00E24796">
              <w:rPr>
                <w:b w:val="0"/>
                <w:bCs w:val="0"/>
              </w:rPr>
              <w:t>CH</w:t>
            </w:r>
          </w:p>
        </w:tc>
        <w:tc>
          <w:tcPr>
            <w:tcW w:w="1592" w:type="dxa"/>
            <w:vAlign w:val="center"/>
          </w:tcPr>
          <w:p w14:paraId="6AB6B056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1</w:t>
            </w:r>
          </w:p>
        </w:tc>
        <w:tc>
          <w:tcPr>
            <w:tcW w:w="2700" w:type="dxa"/>
            <w:vAlign w:val="center"/>
          </w:tcPr>
          <w:p w14:paraId="7D97B851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-1.1487</w:t>
            </w:r>
          </w:p>
        </w:tc>
        <w:tc>
          <w:tcPr>
            <w:tcW w:w="2790" w:type="dxa"/>
            <w:vAlign w:val="center"/>
          </w:tcPr>
          <w:p w14:paraId="4086FCE7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0.0071</w:t>
            </w:r>
          </w:p>
        </w:tc>
      </w:tr>
      <w:tr w:rsidR="00E24796" w:rsidRPr="00E24796" w14:paraId="587A2DAB" w14:textId="77777777" w:rsidTr="00FC7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5C62036D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3</w:t>
            </w:r>
            <w:r w:rsidRPr="00E24796">
              <w:rPr>
                <w:vertAlign w:val="superscript"/>
              </w:rPr>
              <w:t>rd</w:t>
            </w:r>
            <w:r w:rsidRPr="00E24796">
              <w:t>-order groups</w:t>
            </w:r>
          </w:p>
        </w:tc>
        <w:tc>
          <w:tcPr>
            <w:tcW w:w="1592" w:type="dxa"/>
            <w:vAlign w:val="center"/>
          </w:tcPr>
          <w:p w14:paraId="372A4131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0" w:type="dxa"/>
            <w:vAlign w:val="center"/>
          </w:tcPr>
          <w:p w14:paraId="6B13D169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90" w:type="dxa"/>
            <w:vAlign w:val="center"/>
          </w:tcPr>
          <w:p w14:paraId="72559676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4796" w:rsidRPr="00E24796" w14:paraId="7DA2B528" w14:textId="77777777" w:rsidTr="00FC7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6236DC40" w14:textId="77777777" w:rsidR="00E24796" w:rsidRPr="00E24796" w:rsidRDefault="00E24796" w:rsidP="00FC7DFE">
            <w:pPr>
              <w:spacing w:line="480" w:lineRule="auto"/>
              <w:ind w:firstLine="0"/>
              <w:rPr>
                <w:b w:val="0"/>
                <w:bCs w:val="0"/>
              </w:rPr>
            </w:pPr>
            <w:r w:rsidRPr="00E24796">
              <w:rPr>
                <w:b w:val="0"/>
                <w:bCs w:val="0"/>
              </w:rPr>
              <w:t>-</w:t>
            </w:r>
          </w:p>
        </w:tc>
        <w:tc>
          <w:tcPr>
            <w:tcW w:w="1592" w:type="dxa"/>
            <w:vAlign w:val="center"/>
          </w:tcPr>
          <w:p w14:paraId="6DAC6900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-</w:t>
            </w:r>
          </w:p>
        </w:tc>
        <w:tc>
          <w:tcPr>
            <w:tcW w:w="2700" w:type="dxa"/>
            <w:vAlign w:val="center"/>
          </w:tcPr>
          <w:p w14:paraId="0A451878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-</w:t>
            </w:r>
          </w:p>
        </w:tc>
        <w:tc>
          <w:tcPr>
            <w:tcW w:w="2790" w:type="dxa"/>
            <w:vAlign w:val="center"/>
          </w:tcPr>
          <w:p w14:paraId="17C863A0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-</w:t>
            </w:r>
          </w:p>
        </w:tc>
      </w:tr>
      <w:tr w:rsidR="00E24796" w:rsidRPr="00E24796" w14:paraId="1C0F821B" w14:textId="77777777" w:rsidTr="00FC7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660CBD09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Universal Const.</w:t>
            </w:r>
          </w:p>
        </w:tc>
        <w:tc>
          <w:tcPr>
            <w:tcW w:w="1592" w:type="dxa"/>
            <w:vAlign w:val="center"/>
          </w:tcPr>
          <w:p w14:paraId="11BCE5B4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0" w:type="dxa"/>
            <w:vAlign w:val="center"/>
          </w:tcPr>
          <w:p w14:paraId="16C4DF4B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35.17 [kJ/mol]</w:t>
            </w:r>
          </w:p>
        </w:tc>
        <w:tc>
          <w:tcPr>
            <w:tcW w:w="2790" w:type="dxa"/>
          </w:tcPr>
          <w:p w14:paraId="19B6FCDE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244.51K</w:t>
            </w:r>
          </w:p>
        </w:tc>
      </w:tr>
      <w:tr w:rsidR="00E24796" w:rsidRPr="00E24796" w14:paraId="07B7B829" w14:textId="77777777" w:rsidTr="00FC7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19FEF4CB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Prediction</w:t>
            </w:r>
          </w:p>
        </w:tc>
        <w:tc>
          <w:tcPr>
            <w:tcW w:w="1592" w:type="dxa"/>
            <w:vAlign w:val="center"/>
          </w:tcPr>
          <w:p w14:paraId="6501BEF3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0" w:type="dxa"/>
            <w:vAlign w:val="center"/>
          </w:tcPr>
          <w:p w14:paraId="0F075AC1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-98.85 [kJ/mol]</w:t>
            </w:r>
          </w:p>
        </w:tc>
        <w:tc>
          <w:tcPr>
            <w:tcW w:w="2790" w:type="dxa"/>
            <w:vAlign w:val="center"/>
          </w:tcPr>
          <w:p w14:paraId="283155DD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271.81K</w:t>
            </w:r>
          </w:p>
        </w:tc>
      </w:tr>
      <w:tr w:rsidR="00E24796" w:rsidRPr="00E24796" w14:paraId="4A0078CC" w14:textId="77777777" w:rsidTr="00FC7D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2E20AB34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Experimental Value</w:t>
            </w:r>
          </w:p>
        </w:tc>
        <w:tc>
          <w:tcPr>
            <w:tcW w:w="1592" w:type="dxa"/>
            <w:vAlign w:val="center"/>
          </w:tcPr>
          <w:p w14:paraId="3654A71C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00" w:type="dxa"/>
            <w:vAlign w:val="center"/>
          </w:tcPr>
          <w:p w14:paraId="689BA001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-98.8 [kJ/mol]</w:t>
            </w:r>
          </w:p>
        </w:tc>
        <w:tc>
          <w:tcPr>
            <w:tcW w:w="2790" w:type="dxa"/>
            <w:vAlign w:val="center"/>
          </w:tcPr>
          <w:p w14:paraId="35564777" w14:textId="77777777" w:rsidR="00E24796" w:rsidRPr="00E24796" w:rsidRDefault="00E24796" w:rsidP="00FC7DFE">
            <w:pPr>
              <w:spacing w:line="48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4796">
              <w:t>340.85 K</w:t>
            </w:r>
          </w:p>
        </w:tc>
      </w:tr>
      <w:tr w:rsidR="00E24796" w:rsidRPr="00E24796" w14:paraId="74E3BE42" w14:textId="77777777" w:rsidTr="00FC7D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vAlign w:val="center"/>
          </w:tcPr>
          <w:p w14:paraId="0F26F86A" w14:textId="77777777" w:rsidR="00E24796" w:rsidRPr="00E24796" w:rsidRDefault="00E24796" w:rsidP="00FC7DFE">
            <w:pPr>
              <w:spacing w:line="480" w:lineRule="auto"/>
              <w:ind w:firstLine="0"/>
            </w:pPr>
            <w:r w:rsidRPr="00E24796">
              <w:t>Relative Error</w:t>
            </w:r>
          </w:p>
        </w:tc>
        <w:tc>
          <w:tcPr>
            <w:tcW w:w="1592" w:type="dxa"/>
            <w:vAlign w:val="center"/>
          </w:tcPr>
          <w:p w14:paraId="6514A6DD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700" w:type="dxa"/>
            <w:vAlign w:val="center"/>
          </w:tcPr>
          <w:p w14:paraId="64525A81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0.06%</w:t>
            </w:r>
          </w:p>
        </w:tc>
        <w:tc>
          <w:tcPr>
            <w:tcW w:w="2790" w:type="dxa"/>
            <w:vAlign w:val="center"/>
          </w:tcPr>
          <w:p w14:paraId="4666E81F" w14:textId="77777777" w:rsidR="00E24796" w:rsidRPr="00E24796" w:rsidRDefault="00E24796" w:rsidP="00FC7DFE">
            <w:pPr>
              <w:spacing w:line="48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4796">
              <w:t>20.25%</w:t>
            </w:r>
          </w:p>
        </w:tc>
      </w:tr>
    </w:tbl>
    <w:p w14:paraId="6006D160" w14:textId="77777777" w:rsidR="00E24796" w:rsidRPr="00E24796" w:rsidRDefault="00E24796" w:rsidP="00E24796">
      <w:pPr>
        <w:spacing w:line="480" w:lineRule="auto"/>
        <w:ind w:firstLine="0"/>
      </w:pPr>
    </w:p>
    <w:p w14:paraId="0ABD68B8" w14:textId="77777777" w:rsidR="0074218E" w:rsidRPr="00E24796" w:rsidRDefault="0074218E">
      <w:pPr>
        <w:rPr>
          <w:rFonts w:asciiTheme="majorBidi" w:hAnsiTheme="majorBidi" w:cstheme="majorBidi"/>
        </w:rPr>
      </w:pPr>
      <w:r w:rsidRPr="00E24796">
        <w:rPr>
          <w:rFonts w:asciiTheme="majorBidi" w:hAnsiTheme="majorBidi" w:cstheme="majorBidi"/>
        </w:rPr>
        <w:br w:type="page"/>
      </w:r>
    </w:p>
    <w:p w14:paraId="66A9222D" w14:textId="77777777" w:rsidR="00972312" w:rsidRPr="00E24796" w:rsidRDefault="00972312" w:rsidP="00972312">
      <w:pPr>
        <w:pStyle w:val="StyleCCE"/>
        <w:numPr>
          <w:ilvl w:val="0"/>
          <w:numId w:val="0"/>
        </w:numPr>
        <w:ind w:left="360" w:hanging="359"/>
        <w:jc w:val="left"/>
        <w:rPr>
          <w:rFonts w:asciiTheme="majorBidi" w:hAnsiTheme="majorBidi" w:cstheme="majorBidi"/>
          <w:sz w:val="24"/>
          <w:szCs w:val="24"/>
        </w:rPr>
      </w:pPr>
      <w:r w:rsidRPr="00E24796">
        <w:rPr>
          <w:rFonts w:asciiTheme="majorBidi" w:hAnsiTheme="majorBidi" w:cstheme="majorBidi"/>
          <w:sz w:val="24"/>
          <w:szCs w:val="24"/>
        </w:rPr>
        <w:lastRenderedPageBreak/>
        <w:t>Notation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972312" w:rsidRPr="00E24796" w14:paraId="3434443E" w14:textId="77777777" w:rsidTr="00AA3E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2"/>
            <w:vAlign w:val="center"/>
          </w:tcPr>
          <w:p w14:paraId="019109DE" w14:textId="1A30A039" w:rsidR="00972312" w:rsidRPr="00E24796" w:rsidRDefault="000C785A" w:rsidP="000C785A">
            <w:pPr>
              <w:pStyle w:val="StyleCCE"/>
              <w:numPr>
                <w:ilvl w:val="0"/>
                <w:numId w:val="0"/>
              </w:numPr>
              <w:ind w:left="360" w:hanging="359"/>
              <w:jc w:val="left"/>
              <w:rPr>
                <w:rFonts w:asciiTheme="majorBidi" w:hAnsiTheme="majorBidi" w:cstheme="majorBidi"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sz w:val="24"/>
                <w:szCs w:val="24"/>
              </w:rPr>
              <w:t>Notation</w:t>
            </w:r>
          </w:p>
        </w:tc>
      </w:tr>
      <w:tr w:rsidR="00972312" w:rsidRPr="00E24796" w14:paraId="475E6C99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542ADA03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rPr>
                <w:rFonts w:asciiTheme="majorBidi" w:hAnsiTheme="majorBidi" w:cstheme="majorBidi"/>
                <w:b/>
                <w:bCs w:val="0"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sz w:val="24"/>
                <w:szCs w:val="24"/>
              </w:rPr>
              <w:t>NF</w:t>
            </w:r>
          </w:p>
        </w:tc>
        <w:tc>
          <w:tcPr>
            <w:tcW w:w="8005" w:type="dxa"/>
            <w:vAlign w:val="center"/>
          </w:tcPr>
          <w:p w14:paraId="0AFA821E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First-order groups</w:t>
            </w:r>
          </w:p>
        </w:tc>
      </w:tr>
      <w:tr w:rsidR="00972312" w:rsidRPr="00E24796" w14:paraId="5CB54A15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0C79102A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rPr>
                <w:rFonts w:asciiTheme="majorBidi" w:hAnsiTheme="majorBidi" w:cstheme="majorBidi"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sz w:val="24"/>
                <w:szCs w:val="24"/>
              </w:rPr>
              <w:t>NS</w:t>
            </w:r>
          </w:p>
        </w:tc>
        <w:tc>
          <w:tcPr>
            <w:tcW w:w="8005" w:type="dxa"/>
            <w:vAlign w:val="center"/>
          </w:tcPr>
          <w:p w14:paraId="1B6DC1EC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Second-order groups</w:t>
            </w:r>
          </w:p>
        </w:tc>
      </w:tr>
      <w:tr w:rsidR="00972312" w:rsidRPr="00E24796" w14:paraId="1B37DE16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31E7EF2E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rPr>
                <w:rFonts w:asciiTheme="majorBidi" w:hAnsiTheme="majorBidi" w:cstheme="majorBidi"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sz w:val="24"/>
                <w:szCs w:val="24"/>
              </w:rPr>
              <w:t>NT</w:t>
            </w:r>
          </w:p>
        </w:tc>
        <w:tc>
          <w:tcPr>
            <w:tcW w:w="8005" w:type="dxa"/>
            <w:vAlign w:val="center"/>
          </w:tcPr>
          <w:p w14:paraId="29CF929A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Third-order groups</w:t>
            </w:r>
          </w:p>
        </w:tc>
      </w:tr>
      <w:tr w:rsidR="00972312" w:rsidRPr="00E24796" w14:paraId="5345A4FA" w14:textId="77777777" w:rsidTr="000C78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bottom w:val="single" w:sz="4" w:space="0" w:color="7F7F7F" w:themeColor="text1" w:themeTint="80"/>
            </w:tcBorders>
            <w:vAlign w:val="center"/>
          </w:tcPr>
          <w:p w14:paraId="494FB80D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rPr>
                <w:rFonts w:asciiTheme="majorBidi" w:hAnsiTheme="majorBidi" w:cstheme="majorBidi"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sz w:val="24"/>
                <w:szCs w:val="24"/>
              </w:rPr>
              <w:t>M</w:t>
            </w:r>
          </w:p>
        </w:tc>
        <w:tc>
          <w:tcPr>
            <w:tcW w:w="8005" w:type="dxa"/>
            <w:tcBorders>
              <w:bottom w:val="single" w:sz="4" w:space="0" w:color="7F7F7F" w:themeColor="text1" w:themeTint="80"/>
            </w:tcBorders>
            <w:vAlign w:val="center"/>
          </w:tcPr>
          <w:p w14:paraId="12549E32" w14:textId="4C3F61D5" w:rsidR="00972312" w:rsidRPr="00E24796" w:rsidRDefault="000C785A" w:rsidP="00AA3EB2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Number of molecules in the dataset</w:t>
            </w:r>
          </w:p>
        </w:tc>
      </w:tr>
      <w:tr w:rsidR="00972312" w:rsidRPr="00E24796" w14:paraId="1CB84D2F" w14:textId="77777777" w:rsidTr="000C78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top w:val="single" w:sz="4" w:space="0" w:color="7F7F7F" w:themeColor="text1" w:themeTint="80"/>
            </w:tcBorders>
            <w:vAlign w:val="center"/>
          </w:tcPr>
          <w:p w14:paraId="4C3D15E5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rPr>
                <w:rFonts w:asciiTheme="majorBidi" w:hAnsiTheme="majorBidi" w:cstheme="majorBidi"/>
                <w:b/>
                <w:bCs w:val="0"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Cs w:val="0"/>
                <w:i/>
                <w:iCs/>
                <w:sz w:val="24"/>
                <w:szCs w:val="24"/>
              </w:rPr>
              <w:t>b</w:t>
            </w:r>
          </w:p>
        </w:tc>
        <w:tc>
          <w:tcPr>
            <w:tcW w:w="8005" w:type="dxa"/>
            <w:tcBorders>
              <w:top w:val="single" w:sz="4" w:space="0" w:color="7F7F7F" w:themeColor="text1" w:themeTint="80"/>
            </w:tcBorders>
            <w:vAlign w:val="center"/>
          </w:tcPr>
          <w:p w14:paraId="5E7DD745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Bias term</w:t>
            </w:r>
          </w:p>
        </w:tc>
      </w:tr>
      <w:tr w:rsidR="00972312" w:rsidRPr="00E24796" w14:paraId="095D4A95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6575B2C1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rPr>
                <w:rFonts w:asciiTheme="majorBidi" w:hAnsiTheme="majorBidi" w:cstheme="majorBidi"/>
                <w:bCs w:val="0"/>
                <w:i/>
                <w:i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Cs w:val="0"/>
                <w:i/>
                <w:iCs/>
                <w:sz w:val="24"/>
                <w:szCs w:val="24"/>
              </w:rPr>
              <w:t>c</w:t>
            </w:r>
          </w:p>
        </w:tc>
        <w:tc>
          <w:tcPr>
            <w:tcW w:w="8005" w:type="dxa"/>
            <w:vAlign w:val="center"/>
          </w:tcPr>
          <w:p w14:paraId="6F57762B" w14:textId="40CD42B2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 xml:space="preserve">Model </w:t>
            </w:r>
            <w:r w:rsidR="002F6391"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 xml:space="preserve">contribution </w:t>
            </w: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parameters</w:t>
            </w:r>
          </w:p>
        </w:tc>
      </w:tr>
      <w:tr w:rsidR="00972312" w:rsidRPr="00E24796" w14:paraId="2423FBF3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2FD1CB55" w14:textId="77777777" w:rsidR="00972312" w:rsidRPr="00E24796" w:rsidRDefault="00972312" w:rsidP="00AA3EB2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bookmarkStart w:id="52" w:name="_GoBack"/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K</w:t>
            </w:r>
            <w:r w:rsidRPr="00E24796">
              <w:rPr>
                <w:rFonts w:asciiTheme="majorBidi" w:hAnsiTheme="majorBidi" w:cstheme="majorBidi"/>
                <w:b w:val="0"/>
                <w:i/>
                <w:iCs/>
                <w:vertAlign w:val="subscript"/>
              </w:rPr>
              <w:t>MM</w:t>
            </w:r>
          </w:p>
        </w:tc>
        <w:tc>
          <w:tcPr>
            <w:tcW w:w="8005" w:type="dxa"/>
            <w:vAlign w:val="center"/>
          </w:tcPr>
          <w:p w14:paraId="1E725B44" w14:textId="77777777" w:rsidR="00972312" w:rsidRPr="00E24796" w:rsidRDefault="00972312" w:rsidP="00AA3EB2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Covariance function between molecules in the dataset</w:t>
            </w:r>
          </w:p>
        </w:tc>
      </w:tr>
      <w:bookmarkEnd w:id="52"/>
      <w:tr w:rsidR="000D6D04" w:rsidRPr="00E24796" w14:paraId="39A79339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13854E41" w14:textId="76C4D61A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n</w:t>
            </w:r>
          </w:p>
        </w:tc>
        <w:tc>
          <w:tcPr>
            <w:tcW w:w="8005" w:type="dxa"/>
            <w:vAlign w:val="center"/>
          </w:tcPr>
          <w:p w14:paraId="7C17D732" w14:textId="2D8937CC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Group count</w:t>
            </w:r>
          </w:p>
        </w:tc>
      </w:tr>
      <w:tr w:rsidR="000D6D04" w:rsidRPr="00E24796" w14:paraId="169363B4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6CC7C77F" w14:textId="6ACA091B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u w:val="single"/>
                <w:vertAlign w:val="subscript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  <w:u w:val="single"/>
              </w:rPr>
              <w:t>n</w:t>
            </w:r>
          </w:p>
        </w:tc>
        <w:tc>
          <w:tcPr>
            <w:tcW w:w="8005" w:type="dxa"/>
            <w:vAlign w:val="center"/>
          </w:tcPr>
          <w:p w14:paraId="473D5284" w14:textId="3042FCED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 xml:space="preserve">Vector of </w:t>
            </w:r>
            <w:r w:rsidR="001D4295"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 xml:space="preserve">424 </w:t>
            </w: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group counts</w:t>
            </w:r>
          </w:p>
        </w:tc>
      </w:tr>
      <w:tr w:rsidR="000D6D04" w:rsidRPr="00E24796" w14:paraId="6B6418AA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2F64AA63" w14:textId="101D8E58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vertAlign w:val="subscript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  <w:u w:val="single"/>
              </w:rPr>
              <w:t>n</w:t>
            </w:r>
            <w:r w:rsidRPr="00E24796">
              <w:rPr>
                <w:rFonts w:asciiTheme="majorBidi" w:hAnsiTheme="majorBidi" w:cstheme="majorBidi"/>
                <w:b w:val="0"/>
                <w:i/>
                <w:iCs/>
                <w:vertAlign w:val="subscript"/>
              </w:rPr>
              <w:t>pred</w:t>
            </w:r>
          </w:p>
        </w:tc>
        <w:tc>
          <w:tcPr>
            <w:tcW w:w="8005" w:type="dxa"/>
            <w:vAlign w:val="center"/>
          </w:tcPr>
          <w:p w14:paraId="43E96212" w14:textId="75E94FD4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 xml:space="preserve">Vector of </w:t>
            </w:r>
            <w:r w:rsidR="001D4295"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 xml:space="preserve">424 </w:t>
            </w: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group counts for a to-be-predicted molecule</w:t>
            </w:r>
          </w:p>
        </w:tc>
      </w:tr>
      <w:tr w:rsidR="001D4295" w:rsidRPr="00E24796" w14:paraId="3F86D154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03893819" w14:textId="3FFF0BC2" w:rsidR="001D4295" w:rsidRPr="00E24796" w:rsidRDefault="001D4295" w:rsidP="000D6D04">
            <w:pPr>
              <w:ind w:firstLine="0"/>
              <w:jc w:val="left"/>
              <w:rPr>
                <w:rFonts w:asciiTheme="majorBidi" w:hAnsiTheme="majorBidi" w:cstheme="majorBidi"/>
                <w:b w:val="0"/>
                <w:i/>
                <w:iCs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U</w:t>
            </w:r>
          </w:p>
        </w:tc>
        <w:tc>
          <w:tcPr>
            <w:tcW w:w="8005" w:type="dxa"/>
            <w:vAlign w:val="center"/>
          </w:tcPr>
          <w:p w14:paraId="4239D400" w14:textId="2949B867" w:rsidR="001D4295" w:rsidRPr="00E24796" w:rsidRDefault="001D4295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 xml:space="preserve">GP Uncertainty matrix  </w:t>
            </w:r>
          </w:p>
        </w:tc>
      </w:tr>
      <w:tr w:rsidR="001D4295" w:rsidRPr="00E24796" w14:paraId="5EEBF7F2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510A6310" w14:textId="35CD4506" w:rsidR="001D4295" w:rsidRPr="00E24796" w:rsidRDefault="001D4295" w:rsidP="000D6D04">
            <w:pPr>
              <w:ind w:firstLine="0"/>
              <w:jc w:val="left"/>
              <w:rPr>
                <w:rFonts w:asciiTheme="majorBidi" w:hAnsiTheme="majorBidi" w:cstheme="majorBidi"/>
                <w:b w:val="0"/>
                <w:i/>
                <w:iCs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W</w:t>
            </w:r>
          </w:p>
        </w:tc>
        <w:tc>
          <w:tcPr>
            <w:tcW w:w="8005" w:type="dxa"/>
            <w:vAlign w:val="center"/>
          </w:tcPr>
          <w:p w14:paraId="16874843" w14:textId="26700661" w:rsidR="001D4295" w:rsidRPr="00E24796" w:rsidRDefault="001D4295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GP Weights matrix</w:t>
            </w:r>
          </w:p>
        </w:tc>
      </w:tr>
      <w:tr w:rsidR="000D6D04" w:rsidRPr="00E24796" w14:paraId="7F864E55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7A132093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w</w:t>
            </w:r>
          </w:p>
        </w:tc>
        <w:tc>
          <w:tcPr>
            <w:tcW w:w="8005" w:type="dxa"/>
            <w:vAlign w:val="center"/>
          </w:tcPr>
          <w:p w14:paraId="4AD59A1E" w14:textId="1BFB7754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Tunable parameter/variable in sequential and simultaneous regression</w:t>
            </w:r>
          </w:p>
        </w:tc>
      </w:tr>
      <w:tr w:rsidR="000D6D04" w:rsidRPr="00E24796" w14:paraId="524C22C4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5E78001F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y</w:t>
            </w:r>
          </w:p>
        </w:tc>
        <w:tc>
          <w:tcPr>
            <w:tcW w:w="8005" w:type="dxa"/>
            <w:vAlign w:val="center"/>
          </w:tcPr>
          <w:p w14:paraId="3CA99F2C" w14:textId="77777777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Property values</w:t>
            </w:r>
          </w:p>
        </w:tc>
      </w:tr>
      <w:tr w:rsidR="000D6D04" w:rsidRPr="00E24796" w14:paraId="458C2584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0841941C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y</w:t>
            </w:r>
            <w:r w:rsidRPr="00E24796">
              <w:rPr>
                <w:rFonts w:asciiTheme="majorBidi" w:hAnsiTheme="majorBidi" w:cstheme="majorBidi"/>
                <w:b w:val="0"/>
                <w:i/>
                <w:iCs/>
                <w:vertAlign w:val="subscript"/>
              </w:rPr>
              <w:t>pred</w:t>
            </w:r>
          </w:p>
        </w:tc>
        <w:tc>
          <w:tcPr>
            <w:tcW w:w="8005" w:type="dxa"/>
            <w:vAlign w:val="center"/>
          </w:tcPr>
          <w:p w14:paraId="56DBB3C3" w14:textId="77777777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The predicted value of properties</w:t>
            </w:r>
          </w:p>
        </w:tc>
      </w:tr>
      <w:tr w:rsidR="000D6D04" w:rsidRPr="00E24796" w14:paraId="017D2C0A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2C882573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κ</w:t>
            </w:r>
          </w:p>
        </w:tc>
        <w:tc>
          <w:tcPr>
            <w:tcW w:w="8005" w:type="dxa"/>
            <w:vAlign w:val="center"/>
          </w:tcPr>
          <w:p w14:paraId="7E118736" w14:textId="77777777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The kernel (GP covariance) function</w:t>
            </w:r>
          </w:p>
        </w:tc>
      </w:tr>
      <w:tr w:rsidR="000D6D04" w:rsidRPr="00E24796" w14:paraId="1E2061E4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3A0F3434" w14:textId="28B6CA92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  <w:t>Σ</w:t>
            </w:r>
          </w:p>
        </w:tc>
        <w:tc>
          <w:tcPr>
            <w:tcW w:w="8005" w:type="dxa"/>
            <w:vAlign w:val="center"/>
          </w:tcPr>
          <w:p w14:paraId="74528E0C" w14:textId="6F7A1D45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The covariance property function (uncertainty estimate)</w:t>
            </w:r>
          </w:p>
        </w:tc>
      </w:tr>
      <w:tr w:rsidR="000D6D04" w:rsidRPr="00E24796" w14:paraId="755DAA5E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5B58214C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μ</w:t>
            </w:r>
          </w:p>
        </w:tc>
        <w:tc>
          <w:tcPr>
            <w:tcW w:w="8005" w:type="dxa"/>
            <w:vAlign w:val="center"/>
          </w:tcPr>
          <w:p w14:paraId="5F0246A9" w14:textId="77777777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Mean function of the GP</w:t>
            </w:r>
          </w:p>
        </w:tc>
      </w:tr>
      <w:tr w:rsidR="000D6D04" w:rsidRPr="00E24796" w14:paraId="1EF36CBC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255DC459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σ</w:t>
            </w:r>
          </w:p>
        </w:tc>
        <w:tc>
          <w:tcPr>
            <w:tcW w:w="8005" w:type="dxa"/>
            <w:vAlign w:val="center"/>
          </w:tcPr>
          <w:p w14:paraId="194248E6" w14:textId="77777777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The signal variance</w:t>
            </w:r>
          </w:p>
        </w:tc>
      </w:tr>
      <w:tr w:rsidR="000D6D04" w:rsidRPr="00E24796" w14:paraId="44A3904E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7B9F1F37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σ</w:t>
            </w:r>
            <w:r w:rsidRPr="00E24796">
              <w:rPr>
                <w:rFonts w:asciiTheme="majorBidi" w:hAnsiTheme="majorBidi" w:cstheme="majorBidi"/>
                <w:b w:val="0"/>
                <w:i/>
                <w:iCs/>
                <w:vertAlign w:val="subscript"/>
              </w:rPr>
              <w:t>y</w:t>
            </w:r>
          </w:p>
        </w:tc>
        <w:tc>
          <w:tcPr>
            <w:tcW w:w="8005" w:type="dxa"/>
            <w:vAlign w:val="center"/>
          </w:tcPr>
          <w:p w14:paraId="227D86A8" w14:textId="77777777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The standard deviation of the property values in the dataset</w:t>
            </w:r>
          </w:p>
        </w:tc>
      </w:tr>
      <w:tr w:rsidR="000D6D04" w:rsidRPr="00E24796" w14:paraId="51021901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51E3DFCB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i/>
                <w:iCs/>
              </w:rPr>
              <w:t>σ</w:t>
            </w:r>
            <w:r w:rsidRPr="00E24796">
              <w:rPr>
                <w:rFonts w:asciiTheme="majorBidi" w:hAnsiTheme="majorBidi" w:cstheme="majorBidi"/>
                <w:b w:val="0"/>
                <w:i/>
                <w:iCs/>
                <w:vertAlign w:val="subscript"/>
              </w:rPr>
              <w:t>ε</w:t>
            </w:r>
          </w:p>
        </w:tc>
        <w:tc>
          <w:tcPr>
            <w:tcW w:w="8005" w:type="dxa"/>
            <w:vAlign w:val="center"/>
          </w:tcPr>
          <w:p w14:paraId="2E0D5852" w14:textId="77777777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The noise variance</w:t>
            </w:r>
          </w:p>
        </w:tc>
      </w:tr>
      <w:tr w:rsidR="000D6D04" w:rsidRPr="00E24796" w14:paraId="6F1196A5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588625AF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="Cambria Math" w:hAnsi="Cambria Math" w:cstheme="majorBidi"/>
                <w:b w:val="0"/>
                <w:i/>
                <w:iCs/>
              </w:rPr>
              <w:t>𝓁</w:t>
            </w:r>
          </w:p>
        </w:tc>
        <w:tc>
          <w:tcPr>
            <w:tcW w:w="8005" w:type="dxa"/>
            <w:vAlign w:val="center"/>
          </w:tcPr>
          <w:p w14:paraId="2D60A11D" w14:textId="389F767A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The length-scale of the kernel function</w:t>
            </w:r>
          </w:p>
        </w:tc>
      </w:tr>
      <w:tr w:rsidR="000D6D04" w:rsidRPr="00E24796" w14:paraId="323319AC" w14:textId="77777777" w:rsidTr="000C78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bottom w:val="single" w:sz="4" w:space="0" w:color="7F7F7F" w:themeColor="text1" w:themeTint="80"/>
            </w:tcBorders>
            <w:vAlign w:val="center"/>
          </w:tcPr>
          <w:p w14:paraId="44B4E7B2" w14:textId="6A3D1736" w:rsidR="000D6D04" w:rsidRPr="00E24796" w:rsidRDefault="000D6D04" w:rsidP="000D6D04">
            <w:pPr>
              <w:ind w:firstLine="0"/>
              <w:jc w:val="left"/>
              <w:rPr>
                <w:rFonts w:ascii="Cambria Math" w:hAnsi="Cambria Math" w:cstheme="majorBidi"/>
                <w:b w:val="0"/>
                <w:i/>
                <w:iCs/>
              </w:rPr>
            </w:pPr>
            <w:r w:rsidRPr="00E24796">
              <w:rPr>
                <w:rFonts w:ascii="Cambria Math" w:hAnsi="Cambria Math" w:cstheme="majorBidi"/>
                <w:b w:val="0"/>
                <w:i/>
                <w:iCs/>
              </w:rPr>
              <w:t>ξ, ξ*</w:t>
            </w:r>
          </w:p>
        </w:tc>
        <w:tc>
          <w:tcPr>
            <w:tcW w:w="8005" w:type="dxa"/>
            <w:tcBorders>
              <w:bottom w:val="single" w:sz="4" w:space="0" w:color="7F7F7F" w:themeColor="text1" w:themeTint="80"/>
            </w:tcBorders>
            <w:vAlign w:val="center"/>
          </w:tcPr>
          <w:p w14:paraId="6B29807D" w14:textId="4ABB3E2D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Slack variables</w:t>
            </w:r>
          </w:p>
        </w:tc>
      </w:tr>
      <w:tr w:rsidR="000D6D04" w:rsidRPr="00E24796" w14:paraId="6CF391C0" w14:textId="77777777" w:rsidTr="000C78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tcBorders>
              <w:top w:val="single" w:sz="4" w:space="0" w:color="7F7F7F" w:themeColor="text1" w:themeTint="80"/>
            </w:tcBorders>
            <w:vAlign w:val="center"/>
          </w:tcPr>
          <w:p w14:paraId="1E494591" w14:textId="77777777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bCs w:val="0"/>
                <w:i/>
                <w:iCs/>
              </w:rPr>
              <w:t>I</w:t>
            </w:r>
          </w:p>
        </w:tc>
        <w:tc>
          <w:tcPr>
            <w:tcW w:w="8005" w:type="dxa"/>
            <w:tcBorders>
              <w:top w:val="single" w:sz="4" w:space="0" w:color="7F7F7F" w:themeColor="text1" w:themeTint="80"/>
            </w:tcBorders>
            <w:vAlign w:val="center"/>
          </w:tcPr>
          <w:p w14:paraId="7BFE7C4D" w14:textId="77777777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Identity matrix</w:t>
            </w:r>
          </w:p>
        </w:tc>
      </w:tr>
      <w:tr w:rsidR="000D6D04" w:rsidRPr="00E24796" w14:paraId="64C5B662" w14:textId="77777777" w:rsidTr="00AA3E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dxa"/>
            <w:vAlign w:val="center"/>
          </w:tcPr>
          <w:p w14:paraId="572B75A6" w14:textId="6090E87C" w:rsidR="000D6D04" w:rsidRPr="00E24796" w:rsidRDefault="000D6D04" w:rsidP="000D6D04">
            <w:pPr>
              <w:ind w:firstLine="0"/>
              <w:jc w:val="left"/>
              <w:rPr>
                <w:rFonts w:ascii="Calibri" w:eastAsia="Times New Roman" w:hAnsi="Calibri" w:cs="Calibri"/>
                <w:b w:val="0"/>
                <w:bCs w:val="0"/>
                <w:i/>
                <w:iCs/>
                <w:sz w:val="22"/>
                <w:szCs w:val="22"/>
                <w:lang w:eastAsia="en-US"/>
              </w:rPr>
            </w:pPr>
            <w:r w:rsidRPr="00E24796">
              <w:rPr>
                <w:rFonts w:asciiTheme="majorBidi" w:hAnsiTheme="majorBidi" w:cstheme="majorBidi"/>
                <w:b w:val="0"/>
                <w:bCs w:val="0"/>
                <w:i/>
                <w:iCs/>
              </w:rPr>
              <w:t>y</w:t>
            </w:r>
            <w:r w:rsidRPr="00E24796">
              <w:rPr>
                <w:rFonts w:asciiTheme="majorBidi" w:hAnsiTheme="majorBidi" w:cstheme="majorBidi"/>
                <w:b w:val="0"/>
                <w:bCs w:val="0"/>
                <w:i/>
                <w:iCs/>
                <w:vertAlign w:val="subscript"/>
              </w:rPr>
              <w:t>exp</w:t>
            </w:r>
          </w:p>
        </w:tc>
        <w:tc>
          <w:tcPr>
            <w:tcW w:w="8005" w:type="dxa"/>
            <w:vAlign w:val="center"/>
          </w:tcPr>
          <w:p w14:paraId="394D47BB" w14:textId="77777777" w:rsidR="000D6D04" w:rsidRPr="00E24796" w:rsidRDefault="000D6D04" w:rsidP="000D6D04">
            <w:pPr>
              <w:pStyle w:val="StyleCCE"/>
              <w:numPr>
                <w:ilvl w:val="0"/>
                <w:numId w:val="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</w:pPr>
            <w:r w:rsidRPr="00E24796">
              <w:rPr>
                <w:rFonts w:asciiTheme="majorBidi" w:hAnsiTheme="majorBidi" w:cstheme="majorBidi"/>
                <w:b w:val="0"/>
                <w:bCs/>
                <w:sz w:val="24"/>
                <w:szCs w:val="24"/>
              </w:rPr>
              <w:t>The experimental values of molecules in the dataset of a given property</w:t>
            </w:r>
          </w:p>
        </w:tc>
      </w:tr>
    </w:tbl>
    <w:p w14:paraId="51AD2D8E" w14:textId="09B78F00" w:rsidR="00972312" w:rsidRPr="00E24796" w:rsidRDefault="00972312" w:rsidP="00972312">
      <w:pPr>
        <w:spacing w:line="480" w:lineRule="auto"/>
        <w:ind w:firstLine="0"/>
        <w:rPr>
          <w:rFonts w:asciiTheme="majorBidi" w:hAnsiTheme="majorBidi" w:cstheme="majorBidi"/>
        </w:rPr>
      </w:pPr>
    </w:p>
    <w:p w14:paraId="61F5A101" w14:textId="77777777" w:rsidR="00972312" w:rsidRPr="00E24796" w:rsidRDefault="00972312">
      <w:pPr>
        <w:rPr>
          <w:rFonts w:asciiTheme="majorBidi" w:hAnsiTheme="majorBidi" w:cstheme="majorBidi"/>
        </w:rPr>
      </w:pPr>
      <w:r w:rsidRPr="00E24796">
        <w:rPr>
          <w:rFonts w:asciiTheme="majorBidi" w:hAnsiTheme="majorBidi" w:cstheme="majorBidi"/>
        </w:rPr>
        <w:br w:type="page"/>
      </w:r>
    </w:p>
    <w:p w14:paraId="2942C9E4" w14:textId="0F54342D" w:rsidR="001D0045" w:rsidRPr="00E24796" w:rsidRDefault="001D0045" w:rsidP="001D0045">
      <w:pPr>
        <w:pStyle w:val="StyleCCE"/>
        <w:numPr>
          <w:ilvl w:val="0"/>
          <w:numId w:val="0"/>
        </w:numPr>
        <w:ind w:left="360" w:hanging="359"/>
        <w:jc w:val="center"/>
        <w:rPr>
          <w:rFonts w:asciiTheme="majorBidi" w:hAnsiTheme="majorBidi" w:cstheme="majorBidi"/>
          <w:sz w:val="32"/>
          <w:szCs w:val="32"/>
          <w:u w:val="single"/>
        </w:rPr>
      </w:pPr>
      <w:commentRangeStart w:id="53"/>
      <w:r w:rsidRPr="00E24796">
        <w:rPr>
          <w:rFonts w:asciiTheme="majorBidi" w:hAnsiTheme="majorBidi" w:cstheme="majorBidi"/>
          <w:sz w:val="32"/>
          <w:szCs w:val="32"/>
          <w:u w:val="single"/>
        </w:rPr>
        <w:lastRenderedPageBreak/>
        <w:t>SUPPORTING INFORMATION</w:t>
      </w:r>
      <w:commentRangeEnd w:id="53"/>
      <w:r w:rsidR="001337EE" w:rsidRPr="00E24796">
        <w:rPr>
          <w:rStyle w:val="CommentReference"/>
          <w:rFonts w:eastAsiaTheme="minorEastAsia"/>
          <w:b w:val="0"/>
        </w:rPr>
        <w:commentReference w:id="53"/>
      </w:r>
    </w:p>
    <w:p w14:paraId="500831BE" w14:textId="45C4C83E" w:rsidR="001D0045" w:rsidRPr="00E24796" w:rsidRDefault="001D0045" w:rsidP="001D0045">
      <w:pPr>
        <w:jc w:val="center"/>
        <w:rPr>
          <w:rFonts w:asciiTheme="majorBidi" w:hAnsiTheme="majorBidi" w:cstheme="majorBidi"/>
          <w:b/>
        </w:rPr>
      </w:pPr>
      <w:r w:rsidRPr="00E24796">
        <w:rPr>
          <w:rFonts w:asciiTheme="majorBidi" w:hAnsiTheme="majorBidi" w:cstheme="majorBidi"/>
          <w:b/>
        </w:rPr>
        <w:t>A Platform of Machine Learning-Based Next-Generation Property Estimation Methods for CAMD</w:t>
      </w:r>
    </w:p>
    <w:p w14:paraId="65691C30" w14:textId="77777777" w:rsidR="001D0045" w:rsidRPr="00E24796" w:rsidRDefault="001D0045" w:rsidP="001D0045">
      <w:pPr>
        <w:jc w:val="center"/>
        <w:rPr>
          <w:rFonts w:asciiTheme="majorBidi" w:hAnsiTheme="majorBidi" w:cstheme="majorBidi"/>
        </w:rPr>
      </w:pPr>
      <w:r w:rsidRPr="00E24796">
        <w:rPr>
          <w:rFonts w:asciiTheme="majorBidi" w:hAnsiTheme="majorBidi" w:cstheme="majorBidi"/>
        </w:rPr>
        <w:t>Abdulelah S. Alshehri</w:t>
      </w:r>
      <w:r w:rsidRPr="00E24796">
        <w:rPr>
          <w:rFonts w:asciiTheme="majorBidi" w:hAnsiTheme="majorBidi" w:cstheme="majorBidi"/>
          <w:vertAlign w:val="superscript"/>
        </w:rPr>
        <w:t>1,2</w:t>
      </w:r>
      <w:r w:rsidRPr="00E24796">
        <w:rPr>
          <w:rFonts w:asciiTheme="majorBidi" w:hAnsiTheme="majorBidi" w:cstheme="majorBidi"/>
        </w:rPr>
        <w:t>, Anjan K.Tula</w:t>
      </w:r>
      <w:r w:rsidRPr="00E24796">
        <w:rPr>
          <w:rFonts w:asciiTheme="majorBidi" w:hAnsiTheme="majorBidi" w:cstheme="majorBidi"/>
          <w:vertAlign w:val="superscript"/>
        </w:rPr>
        <w:t>3</w:t>
      </w:r>
      <w:r w:rsidRPr="00E24796">
        <w:rPr>
          <w:rFonts w:asciiTheme="majorBidi" w:hAnsiTheme="majorBidi" w:cstheme="majorBidi"/>
        </w:rPr>
        <w:t>, Lei Zhang</w:t>
      </w:r>
      <w:r w:rsidRPr="00E24796">
        <w:rPr>
          <w:rFonts w:asciiTheme="majorBidi" w:hAnsiTheme="majorBidi" w:cstheme="majorBidi"/>
          <w:vertAlign w:val="superscript"/>
        </w:rPr>
        <w:t>4</w:t>
      </w:r>
      <w:r w:rsidRPr="00E24796">
        <w:rPr>
          <w:rFonts w:asciiTheme="majorBidi" w:hAnsiTheme="majorBidi" w:cstheme="majorBidi"/>
        </w:rPr>
        <w:t>, Rafiqul Gani</w:t>
      </w:r>
      <w:r w:rsidRPr="00E24796">
        <w:rPr>
          <w:rFonts w:asciiTheme="majorBidi" w:hAnsiTheme="majorBidi" w:cstheme="majorBidi"/>
          <w:vertAlign w:val="superscript"/>
        </w:rPr>
        <w:t>5</w:t>
      </w:r>
      <w:r w:rsidRPr="00E24796">
        <w:rPr>
          <w:rStyle w:val="FootnoteReference"/>
          <w:rFonts w:asciiTheme="majorBidi" w:hAnsiTheme="majorBidi" w:cstheme="majorBidi"/>
        </w:rPr>
        <w:footnoteReference w:customMarkFollows="1" w:id="1"/>
        <w:t>*</w:t>
      </w:r>
      <w:r w:rsidRPr="00E24796">
        <w:rPr>
          <w:rFonts w:asciiTheme="majorBidi" w:hAnsiTheme="majorBidi" w:cstheme="majorBidi"/>
        </w:rPr>
        <w:t>, Fengqi You</w:t>
      </w:r>
      <w:r w:rsidRPr="00E24796">
        <w:rPr>
          <w:rFonts w:asciiTheme="majorBidi" w:hAnsiTheme="majorBidi" w:cstheme="majorBidi"/>
          <w:vertAlign w:val="superscript"/>
        </w:rPr>
        <w:t>1</w:t>
      </w:r>
      <w:r w:rsidRPr="00E24796">
        <w:rPr>
          <w:rStyle w:val="FootnoteReference"/>
          <w:rFonts w:asciiTheme="majorBidi" w:hAnsiTheme="majorBidi" w:cstheme="majorBidi"/>
        </w:rPr>
        <w:footnoteReference w:customMarkFollows="1" w:id="2"/>
        <w:t>*</w:t>
      </w:r>
    </w:p>
    <w:p w14:paraId="0C6B594C" w14:textId="77777777" w:rsidR="001D0045" w:rsidRPr="00E24796" w:rsidRDefault="001D0045" w:rsidP="001D0045">
      <w:pPr>
        <w:ind w:firstLine="0"/>
        <w:jc w:val="center"/>
        <w:rPr>
          <w:rFonts w:asciiTheme="majorBidi" w:hAnsiTheme="majorBidi" w:cstheme="majorBidi"/>
        </w:rPr>
      </w:pPr>
      <w:r w:rsidRPr="00E24796">
        <w:rPr>
          <w:rFonts w:asciiTheme="majorBidi" w:hAnsiTheme="majorBidi" w:cstheme="majorBidi"/>
          <w:vertAlign w:val="superscript"/>
        </w:rPr>
        <w:t>1</w:t>
      </w:r>
      <w:r w:rsidRPr="00E24796">
        <w:rPr>
          <w:rFonts w:asciiTheme="majorBidi" w:hAnsiTheme="majorBidi" w:cstheme="majorBidi"/>
        </w:rPr>
        <w:t xml:space="preserve"> Robert Frederick Smith School of Chemical and Biomolecular Engineering, Cornell University, Ithaca, NY 14853, USA</w:t>
      </w:r>
    </w:p>
    <w:p w14:paraId="0D4D75C1" w14:textId="77777777" w:rsidR="001D0045" w:rsidRPr="00E24796" w:rsidRDefault="001D0045" w:rsidP="001D0045">
      <w:pPr>
        <w:ind w:firstLine="0"/>
        <w:jc w:val="center"/>
        <w:rPr>
          <w:rFonts w:asciiTheme="majorBidi" w:hAnsiTheme="majorBidi" w:cstheme="majorBidi"/>
        </w:rPr>
      </w:pPr>
      <w:r w:rsidRPr="00E24796">
        <w:rPr>
          <w:rFonts w:asciiTheme="majorBidi" w:hAnsiTheme="majorBidi" w:cstheme="majorBidi"/>
          <w:vertAlign w:val="superscript"/>
        </w:rPr>
        <w:t xml:space="preserve"> 2</w:t>
      </w:r>
      <w:r w:rsidRPr="00E24796">
        <w:rPr>
          <w:rFonts w:asciiTheme="majorBidi" w:hAnsiTheme="majorBidi" w:cstheme="majorBidi"/>
        </w:rPr>
        <w:t xml:space="preserve"> Department of Chemical Engineering, College of Engineering, King Saud University, P.O. Box 800, Riyadh 11421, Saudi Arabia</w:t>
      </w:r>
    </w:p>
    <w:p w14:paraId="6FAB28FA" w14:textId="77777777" w:rsidR="001D0045" w:rsidRPr="00E24796" w:rsidRDefault="001D0045" w:rsidP="001D0045">
      <w:pPr>
        <w:ind w:firstLine="0"/>
        <w:jc w:val="center"/>
        <w:rPr>
          <w:rFonts w:asciiTheme="majorBidi" w:hAnsiTheme="majorBidi" w:cstheme="majorBidi"/>
          <w:lang w:val="en-GB"/>
        </w:rPr>
      </w:pPr>
      <w:r w:rsidRPr="00E24796">
        <w:rPr>
          <w:rFonts w:asciiTheme="majorBidi" w:hAnsiTheme="majorBidi" w:cstheme="majorBidi"/>
          <w:vertAlign w:val="superscript"/>
        </w:rPr>
        <w:t xml:space="preserve">3 </w:t>
      </w:r>
      <w:r w:rsidRPr="00E24796">
        <w:rPr>
          <w:rFonts w:asciiTheme="majorBidi" w:hAnsiTheme="majorBidi" w:cstheme="majorBidi"/>
          <w:lang w:val="en-GB"/>
        </w:rPr>
        <w:t>College of Control Science and Engineering, Zhejiang University, Hangzhou-310027, China</w:t>
      </w:r>
    </w:p>
    <w:p w14:paraId="1450040C" w14:textId="77777777" w:rsidR="001D0045" w:rsidRPr="00E24796" w:rsidRDefault="001D0045" w:rsidP="001D0045">
      <w:pPr>
        <w:ind w:firstLine="0"/>
        <w:jc w:val="center"/>
        <w:rPr>
          <w:rFonts w:asciiTheme="majorBidi" w:hAnsiTheme="majorBidi" w:cstheme="majorBidi"/>
          <w:lang w:val="en-GB"/>
        </w:rPr>
      </w:pPr>
      <w:r w:rsidRPr="00E24796">
        <w:rPr>
          <w:rFonts w:asciiTheme="majorBidi" w:hAnsiTheme="majorBidi" w:cstheme="majorBidi"/>
          <w:vertAlign w:val="superscript"/>
        </w:rPr>
        <w:t xml:space="preserve">4 </w:t>
      </w:r>
      <w:r w:rsidRPr="00E24796">
        <w:rPr>
          <w:rFonts w:asciiTheme="majorBidi" w:hAnsiTheme="majorBidi" w:cstheme="majorBidi"/>
          <w:lang w:val="en-GB"/>
        </w:rPr>
        <w:t>Institute of Chemical Process Systems Engineering, School of Chemical Engineering, Dalian University of Technology, 116024 Dalian, China</w:t>
      </w:r>
    </w:p>
    <w:p w14:paraId="5CB7F256" w14:textId="1481CFA2" w:rsidR="001D0045" w:rsidRPr="00E24796" w:rsidRDefault="001D0045" w:rsidP="001D0045">
      <w:pPr>
        <w:ind w:firstLine="0"/>
        <w:jc w:val="center"/>
        <w:rPr>
          <w:rFonts w:asciiTheme="majorBidi" w:hAnsiTheme="majorBidi" w:cstheme="majorBidi"/>
        </w:rPr>
      </w:pPr>
      <w:r w:rsidRPr="00E24796">
        <w:rPr>
          <w:rFonts w:asciiTheme="majorBidi" w:hAnsiTheme="majorBidi" w:cstheme="majorBidi"/>
          <w:vertAlign w:val="superscript"/>
        </w:rPr>
        <w:t>5</w:t>
      </w:r>
      <w:r w:rsidRPr="00E24796">
        <w:rPr>
          <w:rFonts w:asciiTheme="majorBidi" w:hAnsiTheme="majorBidi" w:cstheme="majorBidi"/>
        </w:rPr>
        <w:t xml:space="preserve"> PSE for SPEED, Skyttemosen 6, DK-3450 Allerød, Denmark</w:t>
      </w:r>
    </w:p>
    <w:p w14:paraId="5307380B" w14:textId="77777777" w:rsidR="001D0045" w:rsidRPr="00E24796" w:rsidRDefault="001D0045">
      <w:pPr>
        <w:rPr>
          <w:rFonts w:asciiTheme="majorBidi" w:hAnsiTheme="majorBidi" w:cstheme="majorBidi"/>
        </w:rPr>
      </w:pPr>
      <w:r w:rsidRPr="00E24796">
        <w:rPr>
          <w:rFonts w:asciiTheme="majorBidi" w:hAnsiTheme="majorBidi" w:cstheme="majorBidi"/>
        </w:rPr>
        <w:br w:type="page"/>
      </w:r>
    </w:p>
    <w:p w14:paraId="56F1C790" w14:textId="433B3561" w:rsidR="001D0045" w:rsidRPr="00E24796" w:rsidRDefault="001D0045" w:rsidP="001D0045">
      <w:pPr>
        <w:ind w:firstLine="0"/>
        <w:jc w:val="left"/>
        <w:rPr>
          <w:rFonts w:asciiTheme="majorBidi" w:hAnsiTheme="majorBidi" w:cstheme="majorBidi"/>
        </w:rPr>
      </w:pPr>
      <w:r w:rsidRPr="00E24796">
        <w:rPr>
          <w:rFonts w:asciiTheme="majorBidi" w:hAnsiTheme="majorBidi" w:cstheme="majorBidi"/>
        </w:rPr>
        <w:lastRenderedPageBreak/>
        <w:t>The following tables and figures are included as supporting information</w:t>
      </w:r>
    </w:p>
    <w:p w14:paraId="031248FE" w14:textId="71CEE2CD" w:rsidR="009D3B16" w:rsidRPr="00E24796" w:rsidRDefault="009D3B16" w:rsidP="001D0045">
      <w:pPr>
        <w:ind w:firstLine="0"/>
        <w:jc w:val="left"/>
        <w:rPr>
          <w:rFonts w:asciiTheme="majorBidi" w:hAnsiTheme="majorBidi" w:cstheme="majorBidi"/>
        </w:rPr>
      </w:pPr>
    </w:p>
    <w:p w14:paraId="2A6D96FA" w14:textId="78971442" w:rsidR="00192CDF" w:rsidRPr="00E24796" w:rsidRDefault="00B50F2E" w:rsidP="001912FA">
      <w:pPr>
        <w:pStyle w:val="ListParagraph"/>
        <w:numPr>
          <w:ilvl w:val="0"/>
          <w:numId w:val="10"/>
        </w:numPr>
        <w:jc w:val="left"/>
        <w:rPr>
          <w:rFonts w:asciiTheme="majorBidi" w:hAnsiTheme="majorBidi" w:cstheme="majorBidi"/>
        </w:rPr>
      </w:pPr>
      <w:ins w:id="54" w:author="Abdulelah Saeed Alshehri" w:date="2021-02-04T00:54:00Z">
        <w:r w:rsidRPr="00E24796">
          <w:rPr>
            <w:b/>
            <w:bCs/>
          </w:rPr>
          <w:t>Table S1</w:t>
        </w:r>
        <w:r w:rsidRPr="00E24796">
          <w:t xml:space="preserve">. Detailed list of physiochemical properties in the dataset, providing information </w:t>
        </w:r>
      </w:ins>
      <w:commentRangeStart w:id="55"/>
      <w:del w:id="56" w:author="Abdulelah Saeed Alshehri" w:date="2021-02-04T00:54:00Z">
        <w:r w:rsidR="00192CDF" w:rsidRPr="00E24796" w:rsidDel="00B50F2E">
          <w:rPr>
            <w:rFonts w:asciiTheme="majorBidi" w:hAnsiTheme="majorBidi" w:cstheme="majorBidi"/>
            <w:b/>
            <w:bCs/>
          </w:rPr>
          <w:delText>Table S1</w:delText>
        </w:r>
        <w:r w:rsidR="00192CDF" w:rsidRPr="00E24796" w:rsidDel="00B50F2E">
          <w:rPr>
            <w:rFonts w:asciiTheme="majorBidi" w:hAnsiTheme="majorBidi" w:cstheme="majorBidi"/>
          </w:rPr>
          <w:delText>: Property model functions</w:delText>
        </w:r>
        <w:commentRangeEnd w:id="55"/>
        <w:r w:rsidR="00192CDF" w:rsidRPr="00E24796" w:rsidDel="00B50F2E">
          <w:rPr>
            <w:rStyle w:val="CommentReference"/>
          </w:rPr>
          <w:commentReference w:id="55"/>
        </w:r>
      </w:del>
    </w:p>
    <w:p w14:paraId="23B458BC" w14:textId="134A6CB7" w:rsidR="00546D7C" w:rsidRPr="00E24796" w:rsidRDefault="00546D7C" w:rsidP="0034670A">
      <w:pPr>
        <w:pStyle w:val="ListParagraph"/>
        <w:numPr>
          <w:ilvl w:val="0"/>
          <w:numId w:val="10"/>
        </w:numPr>
        <w:jc w:val="left"/>
        <w:rPr>
          <w:rFonts w:asciiTheme="majorBidi" w:hAnsiTheme="majorBidi" w:cstheme="majorBidi"/>
        </w:rPr>
      </w:pPr>
      <w:r w:rsidRPr="00E24796">
        <w:rPr>
          <w:b/>
          <w:bCs/>
        </w:rPr>
        <w:t>Table of data analysis for all properties (Anjan)</w:t>
      </w:r>
    </w:p>
    <w:p w14:paraId="2387E223" w14:textId="7C709A6F" w:rsidR="006A4683" w:rsidRPr="00E24796" w:rsidRDefault="006A4683" w:rsidP="001912FA">
      <w:pPr>
        <w:pStyle w:val="ListParagraph"/>
        <w:numPr>
          <w:ilvl w:val="0"/>
          <w:numId w:val="10"/>
        </w:numPr>
        <w:jc w:val="left"/>
      </w:pPr>
      <w:del w:id="57" w:author="Abdulelah Saeed Alshehri" w:date="2021-02-04T00:54:00Z">
        <w:r w:rsidRPr="00E24796" w:rsidDel="00B50F2E">
          <w:rPr>
            <w:b/>
            <w:bCs/>
          </w:rPr>
          <w:delText xml:space="preserve">Table </w:delText>
        </w:r>
        <w:r w:rsidR="00C82596" w:rsidRPr="00E24796" w:rsidDel="00B50F2E">
          <w:rPr>
            <w:b/>
            <w:bCs/>
          </w:rPr>
          <w:delText>S</w:delText>
        </w:r>
        <w:r w:rsidR="009D3B16" w:rsidRPr="00E24796" w:rsidDel="00B50F2E">
          <w:rPr>
            <w:b/>
            <w:bCs/>
          </w:rPr>
          <w:delText>2</w:delText>
        </w:r>
        <w:r w:rsidR="00C82596" w:rsidRPr="00E24796" w:rsidDel="00B50F2E">
          <w:delText xml:space="preserve">. </w:delText>
        </w:r>
        <w:r w:rsidRPr="00E24796" w:rsidDel="00B50F2E">
          <w:delText xml:space="preserve">Detailed list of physiochemical properties in the dataset, providing information </w:delText>
        </w:r>
      </w:del>
      <w:r w:rsidRPr="00E24796">
        <w:t>about the count, distribution, and needs</w:t>
      </w:r>
    </w:p>
    <w:p w14:paraId="46206C4A" w14:textId="7A2CF3A9" w:rsidR="00B50F2E" w:rsidRPr="00E24796" w:rsidRDefault="006A4683" w:rsidP="001912FA">
      <w:pPr>
        <w:pStyle w:val="ListParagraph"/>
        <w:numPr>
          <w:ilvl w:val="0"/>
          <w:numId w:val="10"/>
        </w:numPr>
        <w:jc w:val="left"/>
        <w:rPr>
          <w:ins w:id="58" w:author="Abdulelah Saeed Alshehri" w:date="2021-02-04T00:54:00Z"/>
          <w:rPrChange w:id="59" w:author="Abdulelah Saeed Alshehri" w:date="2021-02-04T00:54:00Z">
            <w:rPr>
              <w:ins w:id="60" w:author="Abdulelah Saeed Alshehri" w:date="2021-02-04T00:54:00Z"/>
              <w:rFonts w:asciiTheme="majorBidi" w:hAnsiTheme="majorBidi" w:cstheme="majorBidi"/>
              <w:b/>
              <w:bCs/>
            </w:rPr>
          </w:rPrChange>
        </w:rPr>
      </w:pPr>
      <w:r w:rsidRPr="00E24796">
        <w:rPr>
          <w:b/>
          <w:bCs/>
        </w:rPr>
        <w:t xml:space="preserve">Table </w:t>
      </w:r>
      <w:del w:id="61" w:author="Abdulelah Saeed Alshehri" w:date="2021-02-04T00:55:00Z">
        <w:r w:rsidRPr="00E24796" w:rsidDel="00B50F2E">
          <w:rPr>
            <w:b/>
            <w:bCs/>
          </w:rPr>
          <w:delText>S</w:delText>
        </w:r>
        <w:r w:rsidR="009D3B16" w:rsidRPr="00E24796" w:rsidDel="00B50F2E">
          <w:rPr>
            <w:b/>
            <w:bCs/>
            <w:noProof/>
          </w:rPr>
          <w:delText>3</w:delText>
        </w:r>
      </w:del>
      <w:ins w:id="62" w:author="Abdulelah Saeed Alshehri" w:date="2021-02-04T00:55:00Z">
        <w:r w:rsidR="00B50F2E" w:rsidRPr="00E24796">
          <w:rPr>
            <w:b/>
            <w:bCs/>
          </w:rPr>
          <w:t>S</w:t>
        </w:r>
        <w:r w:rsidR="00B50F2E" w:rsidRPr="00E24796">
          <w:rPr>
            <w:b/>
            <w:bCs/>
            <w:noProof/>
          </w:rPr>
          <w:t>2</w:t>
        </w:r>
      </w:ins>
      <w:r w:rsidRPr="00E24796">
        <w:rPr>
          <w:b/>
          <w:bCs/>
        </w:rPr>
        <w:t xml:space="preserve">: </w:t>
      </w:r>
      <w:r w:rsidRPr="00E24796">
        <w:rPr>
          <w:bCs/>
        </w:rPr>
        <w:t>A list of error distribution for GC-GP models.</w:t>
      </w:r>
      <w:ins w:id="63" w:author="Abdulelah Saeed Alshehri" w:date="2021-02-04T00:54:00Z">
        <w:r w:rsidR="00B50F2E" w:rsidRPr="00E24796">
          <w:rPr>
            <w:rFonts w:asciiTheme="majorBidi" w:hAnsiTheme="majorBidi" w:cstheme="majorBidi"/>
            <w:b/>
            <w:bCs/>
          </w:rPr>
          <w:t xml:space="preserve"> </w:t>
        </w:r>
      </w:ins>
    </w:p>
    <w:p w14:paraId="75B92347" w14:textId="145044BA" w:rsidR="006A4683" w:rsidRPr="00E24796" w:rsidRDefault="00B50F2E" w:rsidP="00510805">
      <w:pPr>
        <w:pStyle w:val="ListParagraph"/>
        <w:numPr>
          <w:ilvl w:val="0"/>
          <w:numId w:val="10"/>
        </w:numPr>
        <w:jc w:val="left"/>
      </w:pPr>
      <w:commentRangeStart w:id="64"/>
      <w:ins w:id="65" w:author="Abdulelah Saeed Alshehri" w:date="2021-02-04T00:54:00Z">
        <w:r w:rsidRPr="00E24796">
          <w:rPr>
            <w:rFonts w:asciiTheme="majorBidi" w:hAnsiTheme="majorBidi" w:cstheme="majorBidi"/>
            <w:b/>
            <w:bCs/>
          </w:rPr>
          <w:t>Table S</w:t>
        </w:r>
      </w:ins>
      <w:ins w:id="66" w:author="Abdulelah Saeed Alshehri" w:date="2021-02-04T00:55:00Z">
        <w:r w:rsidRPr="00E24796">
          <w:rPr>
            <w:rFonts w:asciiTheme="majorBidi" w:hAnsiTheme="majorBidi" w:cstheme="majorBidi"/>
            <w:b/>
            <w:bCs/>
          </w:rPr>
          <w:t>3</w:t>
        </w:r>
      </w:ins>
      <w:ins w:id="67" w:author="Abdulelah Saeed Alshehri" w:date="2021-02-04T00:54:00Z">
        <w:r w:rsidRPr="00E24796">
          <w:rPr>
            <w:rFonts w:asciiTheme="majorBidi" w:hAnsiTheme="majorBidi" w:cstheme="majorBidi"/>
          </w:rPr>
          <w:t>: Property model functions</w:t>
        </w:r>
        <w:commentRangeEnd w:id="64"/>
        <w:r w:rsidRPr="00E24796">
          <w:rPr>
            <w:rStyle w:val="CommentReference"/>
          </w:rPr>
          <w:commentReference w:id="64"/>
        </w:r>
      </w:ins>
    </w:p>
    <w:p w14:paraId="19CDB538" w14:textId="1C77F7C9" w:rsidR="009D3B16" w:rsidRPr="00E24796" w:rsidRDefault="009D3B16" w:rsidP="006A4683">
      <w:pPr>
        <w:pStyle w:val="ListParagraph"/>
        <w:numPr>
          <w:ilvl w:val="0"/>
          <w:numId w:val="10"/>
        </w:numPr>
        <w:jc w:val="left"/>
      </w:pPr>
      <w:r w:rsidRPr="00E24796">
        <w:rPr>
          <w:b/>
          <w:bCs/>
        </w:rPr>
        <w:t>Table S4:</w:t>
      </w:r>
      <w:r w:rsidRPr="00E24796">
        <w:t xml:space="preserve"> Correlation results</w:t>
      </w:r>
    </w:p>
    <w:p w14:paraId="4AA20629" w14:textId="2AF0F41C" w:rsidR="001D0045" w:rsidRPr="00E24796" w:rsidRDefault="00FC090F" w:rsidP="00E227F5">
      <w:pPr>
        <w:rPr>
          <w:rFonts w:asciiTheme="majorBidi" w:hAnsiTheme="majorBidi" w:cstheme="majorBidi"/>
          <w:noProof/>
          <w:lang w:eastAsia="en-US"/>
        </w:rPr>
      </w:pPr>
      <w:r w:rsidRPr="00E24796">
        <w:br w:type="page"/>
      </w:r>
    </w:p>
    <w:p w14:paraId="09FF74CF" w14:textId="655EE3E0" w:rsidR="00B50F2E" w:rsidRPr="00E24796" w:rsidRDefault="00B50F2E" w:rsidP="001912FA">
      <w:pPr>
        <w:pStyle w:val="Caption"/>
        <w:keepNext/>
        <w:rPr>
          <w:ins w:id="68" w:author="Abdulelah Saeed Alshehri" w:date="2021-02-04T00:54:00Z"/>
          <w:b w:val="0"/>
        </w:rPr>
      </w:pPr>
      <w:ins w:id="69" w:author="Abdulelah Saeed Alshehri" w:date="2021-02-04T00:54:00Z">
        <w:r w:rsidRPr="00E24796">
          <w:lastRenderedPageBreak/>
          <w:t>Table S</w:t>
        </w:r>
        <w:r w:rsidRPr="00E24796">
          <w:rPr>
            <w:noProof/>
          </w:rPr>
          <w:t>1</w:t>
        </w:r>
        <w:r w:rsidRPr="00E24796">
          <w:t xml:space="preserve">. </w:t>
        </w:r>
        <w:r w:rsidRPr="00E24796">
          <w:rPr>
            <w:b w:val="0"/>
          </w:rPr>
          <w:t>Detailed list of physiochemical properties in the dataset, providing information about the count, distribution, and needs.</w:t>
        </w:r>
      </w:ins>
    </w:p>
    <w:tbl>
      <w:tblPr>
        <w:tblStyle w:val="PlainTable3"/>
        <w:tblW w:w="11160" w:type="dxa"/>
        <w:jc w:val="center"/>
        <w:tblLayout w:type="fixed"/>
        <w:tblLook w:val="0420" w:firstRow="1" w:lastRow="0" w:firstColumn="0" w:lastColumn="0" w:noHBand="0" w:noVBand="1"/>
      </w:tblPr>
      <w:tblGrid>
        <w:gridCol w:w="1440"/>
        <w:gridCol w:w="1170"/>
        <w:gridCol w:w="720"/>
        <w:gridCol w:w="720"/>
        <w:gridCol w:w="3420"/>
        <w:gridCol w:w="3690"/>
      </w:tblGrid>
      <w:tr w:rsidR="00E61AAC" w:rsidRPr="00E24796" w14:paraId="5F387D64" w14:textId="77777777" w:rsidTr="006F6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  <w:ins w:id="70" w:author="Abdulelah Saeed Alshehri" w:date="2021-02-04T00:54:00Z"/>
        </w:trPr>
        <w:tc>
          <w:tcPr>
            <w:tcW w:w="1440" w:type="dxa"/>
            <w:shd w:val="clear" w:color="auto" w:fill="FFFFFF" w:themeFill="background1"/>
            <w:vAlign w:val="center"/>
            <w:hideMark/>
          </w:tcPr>
          <w:p w14:paraId="2830CDFE" w14:textId="77777777" w:rsidR="00E61AAC" w:rsidRPr="00E24796" w:rsidRDefault="00E61AAC" w:rsidP="00E61AAC">
            <w:pPr>
              <w:ind w:firstLine="0"/>
              <w:jc w:val="center"/>
              <w:rPr>
                <w:ins w:id="7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7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Property</w:t>
              </w:r>
            </w:ins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735B43DD" w14:textId="77777777" w:rsidR="00E61AAC" w:rsidRPr="00E24796" w:rsidRDefault="00E61AAC" w:rsidP="00E61AAC">
            <w:pPr>
              <w:ind w:firstLine="0"/>
              <w:jc w:val="center"/>
              <w:rPr>
                <w:ins w:id="73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ins w:id="7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sYMBOL</w:t>
              </w:r>
            </w:ins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6C519BAF" w14:textId="7D6C6344" w:rsidR="00E61AAC" w:rsidRPr="00E24796" w:rsidRDefault="00E64FAB" w:rsidP="00E61AAC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m</w:t>
            </w: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F477724" w14:textId="5E77D09A" w:rsidR="00E61AAC" w:rsidRPr="00E24796" w:rsidRDefault="00E61AAC" w:rsidP="00E61AAC">
            <w:pPr>
              <w:ind w:firstLine="0"/>
              <w:jc w:val="center"/>
              <w:rPr>
                <w:ins w:id="75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d</w:t>
            </w:r>
          </w:p>
        </w:tc>
        <w:tc>
          <w:tcPr>
            <w:tcW w:w="3420" w:type="dxa"/>
            <w:shd w:val="clear" w:color="auto" w:fill="FFFFFF" w:themeFill="background1"/>
            <w:vAlign w:val="center"/>
            <w:hideMark/>
          </w:tcPr>
          <w:p w14:paraId="43B24B50" w14:textId="77777777" w:rsidR="00E61AAC" w:rsidRPr="00E24796" w:rsidRDefault="00E61AAC" w:rsidP="00E61AAC">
            <w:pPr>
              <w:ind w:firstLine="0"/>
              <w:jc w:val="center"/>
              <w:rPr>
                <w:ins w:id="7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7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dATA dIsTRIBUTION</w:t>
              </w:r>
            </w:ins>
          </w:p>
        </w:tc>
        <w:tc>
          <w:tcPr>
            <w:tcW w:w="3690" w:type="dxa"/>
            <w:shd w:val="clear" w:color="auto" w:fill="FFFFFF" w:themeFill="background1"/>
            <w:vAlign w:val="center"/>
            <w:hideMark/>
          </w:tcPr>
          <w:p w14:paraId="2A000E7C" w14:textId="77777777" w:rsidR="00E61AAC" w:rsidRPr="00E24796" w:rsidRDefault="00E61AAC" w:rsidP="00E61AAC">
            <w:pPr>
              <w:ind w:firstLine="0"/>
              <w:jc w:val="center"/>
              <w:rPr>
                <w:ins w:id="7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7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val="pl-PL" w:eastAsia="en-US"/>
                </w:rPr>
                <w:t>Needs</w:t>
              </w:r>
            </w:ins>
          </w:p>
        </w:tc>
      </w:tr>
      <w:tr w:rsidR="00E61AAC" w:rsidRPr="00E24796" w14:paraId="3E2462F8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  <w:ins w:id="80" w:author="Abdulelah Saeed Alshehri" w:date="2021-02-04T00:54:00Z"/>
        </w:trPr>
        <w:tc>
          <w:tcPr>
            <w:tcW w:w="1440" w:type="dxa"/>
            <w:vAlign w:val="center"/>
            <w:hideMark/>
          </w:tcPr>
          <w:p w14:paraId="152F5712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8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8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Octanol-Water Partition Coefficient</w:t>
              </w:r>
            </w:ins>
          </w:p>
        </w:tc>
        <w:tc>
          <w:tcPr>
            <w:tcW w:w="1170" w:type="dxa"/>
            <w:vAlign w:val="center"/>
          </w:tcPr>
          <w:p w14:paraId="542C1D09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8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LogP</w:t>
              </w:r>
            </w:ins>
          </w:p>
        </w:tc>
        <w:tc>
          <w:tcPr>
            <w:tcW w:w="720" w:type="dxa"/>
            <w:vAlign w:val="center"/>
          </w:tcPr>
          <w:p w14:paraId="37265CDF" w14:textId="16A031DB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12193</w:t>
              </w:r>
            </w:ins>
          </w:p>
        </w:tc>
        <w:tc>
          <w:tcPr>
            <w:tcW w:w="720" w:type="dxa"/>
            <w:vAlign w:val="center"/>
          </w:tcPr>
          <w:p w14:paraId="3B62D7C2" w14:textId="39AB60DA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86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0.86</w:t>
            </w:r>
          </w:p>
        </w:tc>
        <w:tc>
          <w:tcPr>
            <w:tcW w:w="3420" w:type="dxa"/>
            <w:vAlign w:val="center"/>
          </w:tcPr>
          <w:p w14:paraId="59FC001F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8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8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052FF682" wp14:editId="1C1084EA">
                    <wp:extent cx="2194560" cy="1463040"/>
                    <wp:effectExtent l="0" t="0" r="0" b="3810"/>
                    <wp:docPr id="1" name="Picture 1" descr="C:\Users\asa279\Desktop\MyGitHub\ML-PropertyEstimation\Overall Results\19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3" descr="C:\Users\asa279\Desktop\MyGitHub\ML-PropertyEstimation\Overall Results\19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  <w:hideMark/>
          </w:tcPr>
          <w:p w14:paraId="339D8C84" w14:textId="77777777" w:rsidR="00E61AAC" w:rsidRPr="00E24796" w:rsidRDefault="00E61AAC" w:rsidP="00E61AAC">
            <w:pPr>
              <w:ind w:firstLine="0"/>
              <w:jc w:val="center"/>
              <w:rPr>
                <w:ins w:id="8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9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>Biological activity, environmental risk assessment, transport evaluation</w:t>
              </w:r>
            </w:ins>
          </w:p>
        </w:tc>
      </w:tr>
      <w:tr w:rsidR="00E61AAC" w:rsidRPr="00E24796" w14:paraId="630A89C6" w14:textId="77777777" w:rsidTr="006F6BB2">
        <w:trPr>
          <w:trHeight w:val="584"/>
          <w:jc w:val="center"/>
          <w:ins w:id="91" w:author="Abdulelah Saeed Alshehri" w:date="2021-02-04T00:54:00Z"/>
        </w:trPr>
        <w:tc>
          <w:tcPr>
            <w:tcW w:w="1440" w:type="dxa"/>
            <w:vAlign w:val="center"/>
            <w:hideMark/>
          </w:tcPr>
          <w:p w14:paraId="14F594B8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9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93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Normal Melting Point [K]</w:t>
              </w:r>
            </w:ins>
          </w:p>
        </w:tc>
        <w:tc>
          <w:tcPr>
            <w:tcW w:w="1170" w:type="dxa"/>
            <w:vAlign w:val="center"/>
          </w:tcPr>
          <w:p w14:paraId="2C571B68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94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9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T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m</w:t>
              </w:r>
            </w:ins>
          </w:p>
        </w:tc>
        <w:tc>
          <w:tcPr>
            <w:tcW w:w="720" w:type="dxa"/>
            <w:vAlign w:val="center"/>
          </w:tcPr>
          <w:p w14:paraId="1B4116D4" w14:textId="1AA55722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9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9249</w:t>
              </w:r>
            </w:ins>
          </w:p>
        </w:tc>
        <w:tc>
          <w:tcPr>
            <w:tcW w:w="720" w:type="dxa"/>
            <w:vAlign w:val="center"/>
          </w:tcPr>
          <w:p w14:paraId="24C31FFA" w14:textId="5343B0E5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97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0.88</w:t>
            </w:r>
          </w:p>
        </w:tc>
        <w:tc>
          <w:tcPr>
            <w:tcW w:w="3420" w:type="dxa"/>
            <w:vAlign w:val="center"/>
          </w:tcPr>
          <w:p w14:paraId="6CAE8053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9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9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40C7B483" wp14:editId="4864E593">
                    <wp:extent cx="2194560" cy="1463040"/>
                    <wp:effectExtent l="0" t="0" r="0" b="3810"/>
                    <wp:docPr id="10" name="Picture 10" descr="C:\Users\asa279\Desktop\MyGitHub\ML-PropertyEstimation\Overall Results\18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2" descr="C:\Users\asa279\Desktop\MyGitHub\ML-PropertyEstimation\Overall Results\18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  <w:hideMark/>
          </w:tcPr>
          <w:p w14:paraId="7D7DED6E" w14:textId="77777777" w:rsidR="00E61AAC" w:rsidRPr="00E24796" w:rsidRDefault="00E61AAC" w:rsidP="00E61AAC">
            <w:pPr>
              <w:ind w:firstLine="0"/>
              <w:jc w:val="center"/>
              <w:rPr>
                <w:ins w:id="10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01" w:author="Abdulelah Saeed Alshehri" w:date="2021-02-04T00:54:00Z">
              <w:r w:rsidRPr="00E24796">
                <w:rPr>
                  <w:rFonts w:asciiTheme="majorBidi" w:hAnsiTheme="majorBidi" w:cstheme="majorBidi"/>
                  <w:sz w:val="20"/>
                  <w:szCs w:val="20"/>
                </w:rPr>
                <w:t>Phase identity, SLE analysis, chemical evaluation</w:t>
              </w:r>
            </w:ins>
          </w:p>
        </w:tc>
      </w:tr>
      <w:tr w:rsidR="00E61AAC" w:rsidRPr="00E24796" w14:paraId="1BF3E4DB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102" w:author="Abdulelah Saeed Alshehri" w:date="2021-02-04T00:54:00Z"/>
        </w:trPr>
        <w:tc>
          <w:tcPr>
            <w:tcW w:w="1440" w:type="dxa"/>
            <w:vAlign w:val="center"/>
            <w:hideMark/>
          </w:tcPr>
          <w:p w14:paraId="265451AA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03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0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Normal Boiling Point [K]</w:t>
              </w:r>
            </w:ins>
          </w:p>
        </w:tc>
        <w:tc>
          <w:tcPr>
            <w:tcW w:w="1170" w:type="dxa"/>
            <w:vAlign w:val="center"/>
          </w:tcPr>
          <w:p w14:paraId="0BCDAD58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05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0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T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b</w:t>
              </w:r>
            </w:ins>
          </w:p>
        </w:tc>
        <w:tc>
          <w:tcPr>
            <w:tcW w:w="720" w:type="dxa"/>
            <w:vAlign w:val="center"/>
          </w:tcPr>
          <w:p w14:paraId="72EDE03E" w14:textId="540C6C25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0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5276</w:t>
              </w:r>
            </w:ins>
          </w:p>
        </w:tc>
        <w:tc>
          <w:tcPr>
            <w:tcW w:w="720" w:type="dxa"/>
            <w:vAlign w:val="center"/>
          </w:tcPr>
          <w:p w14:paraId="6C7FC07D" w14:textId="12090E69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108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0.89</w:t>
            </w:r>
          </w:p>
        </w:tc>
        <w:tc>
          <w:tcPr>
            <w:tcW w:w="3420" w:type="dxa"/>
            <w:vAlign w:val="center"/>
          </w:tcPr>
          <w:p w14:paraId="7C086C19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0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1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61C80607" wp14:editId="519C1B46">
                    <wp:extent cx="2194560" cy="1463040"/>
                    <wp:effectExtent l="0" t="0" r="0" b="3810"/>
                    <wp:docPr id="22" name="Picture 22" descr="C:\Users\asa279\Desktop\MyGitHub\ML-PropertyEstimation\Overall Results\17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1" descr="C:\Users\asa279\Desktop\MyGitHub\ML-PropertyEstimation\Overall Results\17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6A28027A" w14:textId="77777777" w:rsidR="00E61AAC" w:rsidRPr="00E24796" w:rsidRDefault="00E61AAC" w:rsidP="00E61AAC">
            <w:pPr>
              <w:ind w:firstLine="0"/>
              <w:jc w:val="center"/>
              <w:rPr>
                <w:ins w:id="11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1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 xml:space="preserve">Phase identity, VLE analysis, volatility </w:t>
              </w:r>
            </w:ins>
          </w:p>
        </w:tc>
      </w:tr>
      <w:tr w:rsidR="00E61AAC" w:rsidRPr="00E24796" w14:paraId="5F853A5F" w14:textId="77777777" w:rsidTr="006F6BB2">
        <w:trPr>
          <w:trHeight w:val="584"/>
          <w:jc w:val="center"/>
          <w:ins w:id="113" w:author="Abdulelah Saeed Alshehri" w:date="2021-02-04T00:54:00Z"/>
        </w:trPr>
        <w:tc>
          <w:tcPr>
            <w:tcW w:w="1440" w:type="dxa"/>
            <w:vAlign w:val="center"/>
            <w:hideMark/>
          </w:tcPr>
          <w:p w14:paraId="769F5390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1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1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Toxicity (Oral Rat) [mol/kg]</w:t>
              </w:r>
            </w:ins>
          </w:p>
        </w:tc>
        <w:tc>
          <w:tcPr>
            <w:tcW w:w="1170" w:type="dxa"/>
            <w:vAlign w:val="center"/>
          </w:tcPr>
          <w:p w14:paraId="5955A962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16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1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LD50</w:t>
              </w:r>
            </w:ins>
          </w:p>
        </w:tc>
        <w:tc>
          <w:tcPr>
            <w:tcW w:w="720" w:type="dxa"/>
            <w:vAlign w:val="center"/>
          </w:tcPr>
          <w:p w14:paraId="3AAAA72E" w14:textId="7B9DBB81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1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4904</w:t>
              </w:r>
            </w:ins>
          </w:p>
        </w:tc>
        <w:tc>
          <w:tcPr>
            <w:tcW w:w="720" w:type="dxa"/>
            <w:vAlign w:val="center"/>
          </w:tcPr>
          <w:p w14:paraId="464FE7FF" w14:textId="046A51B6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119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0.88</w:t>
            </w:r>
          </w:p>
        </w:tc>
        <w:tc>
          <w:tcPr>
            <w:tcW w:w="3420" w:type="dxa"/>
            <w:vAlign w:val="center"/>
          </w:tcPr>
          <w:p w14:paraId="028401D9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2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21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6CCF395F" wp14:editId="64D8F5C2">
                    <wp:extent cx="2194560" cy="1463040"/>
                    <wp:effectExtent l="0" t="0" r="0" b="3810"/>
                    <wp:docPr id="23" name="Picture 23" descr="C:\Users\asa279\Desktop\MyGitHub\ML-PropertyEstimation\Overall Results\16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6" descr="C:\Users\asa279\Desktop\MyGitHub\ML-PropertyEstimation\Overall Results\16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1D479E00" w14:textId="77777777" w:rsidR="00E61AAC" w:rsidRPr="00E24796" w:rsidRDefault="00E61AAC" w:rsidP="00E61AAC">
            <w:pPr>
              <w:ind w:firstLine="0"/>
              <w:jc w:val="center"/>
              <w:rPr>
                <w:ins w:id="12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23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>Toxicity evaluation, risk assessment</w:t>
              </w:r>
            </w:ins>
          </w:p>
        </w:tc>
      </w:tr>
      <w:tr w:rsidR="00E61AAC" w:rsidRPr="00E24796" w14:paraId="7C1F653E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124" w:author="Abdulelah Saeed Alshehri" w:date="2021-02-04T00:54:00Z"/>
        </w:trPr>
        <w:tc>
          <w:tcPr>
            <w:tcW w:w="1440" w:type="dxa"/>
            <w:vAlign w:val="center"/>
            <w:hideMark/>
          </w:tcPr>
          <w:p w14:paraId="151D2D39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25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2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Aqueous Solubility [mol/L]</w:t>
              </w:r>
            </w:ins>
          </w:p>
        </w:tc>
        <w:tc>
          <w:tcPr>
            <w:tcW w:w="1170" w:type="dxa"/>
            <w:vAlign w:val="center"/>
          </w:tcPr>
          <w:p w14:paraId="1B5CADF7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27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2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LogW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s</w:t>
              </w:r>
            </w:ins>
          </w:p>
        </w:tc>
        <w:tc>
          <w:tcPr>
            <w:tcW w:w="720" w:type="dxa"/>
            <w:vAlign w:val="center"/>
          </w:tcPr>
          <w:p w14:paraId="0490C5FF" w14:textId="6D2F2B90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2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2565</w:t>
              </w:r>
            </w:ins>
          </w:p>
        </w:tc>
        <w:tc>
          <w:tcPr>
            <w:tcW w:w="720" w:type="dxa"/>
            <w:vAlign w:val="center"/>
          </w:tcPr>
          <w:p w14:paraId="4D8A906E" w14:textId="47BFB505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130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3420" w:type="dxa"/>
            <w:vAlign w:val="center"/>
          </w:tcPr>
          <w:p w14:paraId="57D3B289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3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3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7259043E" wp14:editId="5C04A686">
                    <wp:extent cx="2194560" cy="1463040"/>
                    <wp:effectExtent l="0" t="0" r="0" b="3810"/>
                    <wp:docPr id="25" name="Picture 25" descr="C:\Users\asa279\Desktop\MyGitHub\ML-PropertyEstimation\Overall Results\15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5" descr="C:\Users\asa279\Desktop\MyGitHub\ML-PropertyEstimation\Overall Results\15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6F752528" w14:textId="77777777" w:rsidR="00E61AAC" w:rsidRPr="00E24796" w:rsidRDefault="00E61AAC" w:rsidP="00E61AAC">
            <w:pPr>
              <w:ind w:firstLine="0"/>
              <w:jc w:val="center"/>
              <w:rPr>
                <w:ins w:id="133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3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>Biological activity, environmental risk assessment, transport evaluation</w:t>
              </w:r>
            </w:ins>
          </w:p>
        </w:tc>
      </w:tr>
      <w:tr w:rsidR="00E61AAC" w:rsidRPr="00E24796" w14:paraId="3207B642" w14:textId="77777777" w:rsidTr="006F6BB2">
        <w:trPr>
          <w:trHeight w:val="584"/>
          <w:jc w:val="center"/>
          <w:ins w:id="135" w:author="Abdulelah Saeed Alshehri" w:date="2021-02-04T00:54:00Z"/>
        </w:trPr>
        <w:tc>
          <w:tcPr>
            <w:tcW w:w="1440" w:type="dxa"/>
            <w:vAlign w:val="center"/>
          </w:tcPr>
          <w:p w14:paraId="5B7BE326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36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3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lastRenderedPageBreak/>
                <w:t>Acid Dissociation Constant</w:t>
              </w:r>
            </w:ins>
          </w:p>
        </w:tc>
        <w:tc>
          <w:tcPr>
            <w:tcW w:w="1170" w:type="dxa"/>
            <w:vAlign w:val="center"/>
          </w:tcPr>
          <w:p w14:paraId="3AC60ABD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38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3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pK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a</w:t>
              </w:r>
            </w:ins>
          </w:p>
        </w:tc>
        <w:tc>
          <w:tcPr>
            <w:tcW w:w="720" w:type="dxa"/>
            <w:vAlign w:val="center"/>
          </w:tcPr>
          <w:p w14:paraId="7BAA4D40" w14:textId="45A71C23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4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1634</w:t>
              </w:r>
            </w:ins>
          </w:p>
        </w:tc>
        <w:tc>
          <w:tcPr>
            <w:tcW w:w="720" w:type="dxa"/>
            <w:vAlign w:val="center"/>
          </w:tcPr>
          <w:p w14:paraId="5A96B7A5" w14:textId="6905D14C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141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0.86</w:t>
            </w:r>
          </w:p>
        </w:tc>
        <w:tc>
          <w:tcPr>
            <w:tcW w:w="3420" w:type="dxa"/>
            <w:vAlign w:val="center"/>
          </w:tcPr>
          <w:p w14:paraId="63101D9D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4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43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39754104" wp14:editId="624C043A">
                    <wp:extent cx="2194560" cy="1463040"/>
                    <wp:effectExtent l="0" t="0" r="0" b="3810"/>
                    <wp:docPr id="26" name="Picture 26" descr="C:\Users\asa279\Desktop\MyGitHub\ML-PropertyEstimation\Overall Results\14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4" descr="C:\Users\asa279\Desktop\MyGitHub\ML-PropertyEstimation\Overall Results\14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7C4D06B8" w14:textId="77777777" w:rsidR="00E61AAC" w:rsidRPr="00E24796" w:rsidRDefault="00E61AAC" w:rsidP="00E61AAC">
            <w:pPr>
              <w:ind w:firstLine="0"/>
              <w:jc w:val="center"/>
              <w:rPr>
                <w:ins w:id="144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ins w:id="14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Biological activity, reactivity evaluation, risk assessment,</w:t>
              </w:r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 xml:space="preserve"> transport evaluation</w:t>
              </w:r>
            </w:ins>
          </w:p>
        </w:tc>
      </w:tr>
      <w:tr w:rsidR="00E61AAC" w:rsidRPr="00E24796" w14:paraId="49FD6F7D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146" w:author="Abdulelah Saeed Alshehri" w:date="2021-02-04T00:54:00Z"/>
        </w:trPr>
        <w:tc>
          <w:tcPr>
            <w:tcW w:w="1440" w:type="dxa"/>
            <w:vAlign w:val="center"/>
          </w:tcPr>
          <w:p w14:paraId="6CE7CDBA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47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4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Hildebrandt Solubility Parameter at 298 K [MPa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perscript"/>
                  <w:lang w:eastAsia="en-US"/>
                </w:rPr>
                <w:t>1/2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]</w:t>
              </w:r>
            </w:ins>
          </w:p>
        </w:tc>
        <w:tc>
          <w:tcPr>
            <w:tcW w:w="1170" w:type="dxa"/>
            <w:vAlign w:val="center"/>
          </w:tcPr>
          <w:p w14:paraId="13CC4AEA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49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5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HSolP</w:t>
              </w:r>
            </w:ins>
          </w:p>
        </w:tc>
        <w:tc>
          <w:tcPr>
            <w:tcW w:w="720" w:type="dxa"/>
            <w:vAlign w:val="center"/>
          </w:tcPr>
          <w:p w14:paraId="1138BBE4" w14:textId="36EF490D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51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1384</w:t>
              </w:r>
            </w:ins>
          </w:p>
        </w:tc>
        <w:tc>
          <w:tcPr>
            <w:tcW w:w="720" w:type="dxa"/>
            <w:vAlign w:val="center"/>
          </w:tcPr>
          <w:p w14:paraId="1F62ADAE" w14:textId="2830307B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152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0.89</w:t>
            </w:r>
          </w:p>
        </w:tc>
        <w:tc>
          <w:tcPr>
            <w:tcW w:w="3420" w:type="dxa"/>
            <w:vAlign w:val="center"/>
          </w:tcPr>
          <w:p w14:paraId="27ADA84E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5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5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kern w:val="24"/>
                  <w:sz w:val="20"/>
                  <w:szCs w:val="20"/>
                  <w:lang w:eastAsia="en-US"/>
                </w:rPr>
                <w:drawing>
                  <wp:inline distT="0" distB="0" distL="0" distR="0" wp14:anchorId="194B13BE" wp14:editId="70411E5C">
                    <wp:extent cx="2194560" cy="1463040"/>
                    <wp:effectExtent l="0" t="0" r="0" b="3810"/>
                    <wp:docPr id="27" name="Picture 27" descr="C:\Users\asa279\Desktop\MyGitHub\ML-PropertyEstimation\Overall Results\13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3" descr="C:\Users\asa279\Desktop\MyGitHub\ML-PropertyEstimation\Overall Results\13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4C1E85BD" w14:textId="77777777" w:rsidR="00E61AAC" w:rsidRPr="00E24796" w:rsidRDefault="00E61AAC" w:rsidP="00E61AAC">
            <w:pPr>
              <w:ind w:firstLine="0"/>
              <w:jc w:val="center"/>
              <w:rPr>
                <w:ins w:id="155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ins w:id="15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 xml:space="preserve">Equilibrium analysis, solute-solvent interactions, biological activity </w:t>
              </w:r>
            </w:ins>
          </w:p>
        </w:tc>
      </w:tr>
      <w:tr w:rsidR="00E61AAC" w:rsidRPr="00E24796" w14:paraId="26E3ECDD" w14:textId="77777777" w:rsidTr="006F6BB2">
        <w:trPr>
          <w:trHeight w:val="584"/>
          <w:jc w:val="center"/>
          <w:ins w:id="157" w:author="Abdulelah Saeed Alshehri" w:date="2021-02-04T00:54:00Z"/>
        </w:trPr>
        <w:tc>
          <w:tcPr>
            <w:tcW w:w="1440" w:type="dxa"/>
            <w:vAlign w:val="center"/>
            <w:hideMark/>
          </w:tcPr>
          <w:p w14:paraId="1AAAE15C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5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5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Standard Enthalpy Of Formation [kJ/mol]</w:t>
              </w:r>
            </w:ins>
          </w:p>
        </w:tc>
        <w:tc>
          <w:tcPr>
            <w:tcW w:w="1170" w:type="dxa"/>
            <w:vAlign w:val="center"/>
          </w:tcPr>
          <w:p w14:paraId="28943CD2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60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61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H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f</w:t>
              </w:r>
            </w:ins>
          </w:p>
        </w:tc>
        <w:tc>
          <w:tcPr>
            <w:tcW w:w="720" w:type="dxa"/>
            <w:vAlign w:val="center"/>
          </w:tcPr>
          <w:p w14:paraId="5DF78C22" w14:textId="14D24580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6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1059</w:t>
              </w:r>
            </w:ins>
          </w:p>
        </w:tc>
        <w:tc>
          <w:tcPr>
            <w:tcW w:w="720" w:type="dxa"/>
            <w:vAlign w:val="center"/>
          </w:tcPr>
          <w:p w14:paraId="59EE192E" w14:textId="4E5171EC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16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3420" w:type="dxa"/>
            <w:vAlign w:val="center"/>
          </w:tcPr>
          <w:p w14:paraId="1E48F233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6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6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0D36B46C" wp14:editId="06B45699">
                    <wp:extent cx="2194560" cy="1463040"/>
                    <wp:effectExtent l="0" t="0" r="0" b="3810"/>
                    <wp:docPr id="31" name="Picture 31" descr="C:\Users\asa279\Desktop\MyGitHub\ML-PropertyEstimation\Overall Results\12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2" descr="C:\Users\asa279\Desktop\MyGitHub\ML-PropertyEstimation\Overall Results\12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6F8044FF" w14:textId="77777777" w:rsidR="00E61AAC" w:rsidRPr="00E24796" w:rsidRDefault="00E61AAC" w:rsidP="00E61AAC">
            <w:pPr>
              <w:ind w:firstLine="0"/>
              <w:jc w:val="center"/>
              <w:rPr>
                <w:ins w:id="16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6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Equilibrium analysis, reactivity and kinetics evaluation</w:t>
              </w:r>
            </w:ins>
          </w:p>
        </w:tc>
      </w:tr>
      <w:tr w:rsidR="00E61AAC" w:rsidRPr="00E24796" w14:paraId="08937CB1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168" w:author="Abdulelah Saeed Alshehri" w:date="2021-02-04T00:54:00Z"/>
        </w:trPr>
        <w:tc>
          <w:tcPr>
            <w:tcW w:w="1440" w:type="dxa"/>
            <w:vAlign w:val="center"/>
          </w:tcPr>
          <w:p w14:paraId="1102A870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69" w:author="Abdulelah Saeed Alshehri" w:date="2021-02-04T00:54:00Z"/>
                <w:rFonts w:eastAsia="Times New Roman"/>
                <w:color w:val="auto"/>
                <w:sz w:val="20"/>
                <w:szCs w:val="20"/>
                <w:lang w:eastAsia="en-US"/>
              </w:rPr>
            </w:pPr>
            <w:ins w:id="17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Liquid Molar Volume at 298K [cc/mol]</w:t>
              </w:r>
            </w:ins>
          </w:p>
        </w:tc>
        <w:tc>
          <w:tcPr>
            <w:tcW w:w="1170" w:type="dxa"/>
            <w:vAlign w:val="center"/>
          </w:tcPr>
          <w:p w14:paraId="2E049579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71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7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L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mv</w:t>
              </w:r>
            </w:ins>
          </w:p>
        </w:tc>
        <w:tc>
          <w:tcPr>
            <w:tcW w:w="720" w:type="dxa"/>
            <w:vAlign w:val="center"/>
          </w:tcPr>
          <w:p w14:paraId="1BE43572" w14:textId="61C107CE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73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1059</w:t>
              </w:r>
            </w:ins>
          </w:p>
        </w:tc>
        <w:tc>
          <w:tcPr>
            <w:tcW w:w="720" w:type="dxa"/>
            <w:vAlign w:val="center"/>
          </w:tcPr>
          <w:p w14:paraId="00E7130F" w14:textId="553B66CF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174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0.89</w:t>
            </w:r>
          </w:p>
        </w:tc>
        <w:tc>
          <w:tcPr>
            <w:tcW w:w="3420" w:type="dxa"/>
            <w:vAlign w:val="center"/>
          </w:tcPr>
          <w:p w14:paraId="3BD2E098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75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7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kern w:val="24"/>
                  <w:sz w:val="20"/>
                  <w:szCs w:val="20"/>
                  <w:lang w:eastAsia="en-US"/>
                </w:rPr>
                <w:drawing>
                  <wp:inline distT="0" distB="0" distL="0" distR="0" wp14:anchorId="4F6AEA5F" wp14:editId="53AE2098">
                    <wp:extent cx="2194560" cy="1463040"/>
                    <wp:effectExtent l="0" t="0" r="0" b="3810"/>
                    <wp:docPr id="33" name="Picture 33" descr="C:\Users\asa279\Desktop\MyGitHub\ML-PropertyEstimation\Overall Results\11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1" descr="C:\Users\asa279\Desktop\MyGitHub\ML-PropertyEstimation\Overall Results\11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23FEFF43" w14:textId="77777777" w:rsidR="00E61AAC" w:rsidRPr="00E24796" w:rsidRDefault="00E61AAC" w:rsidP="00E61AAC">
            <w:pPr>
              <w:ind w:firstLine="0"/>
              <w:jc w:val="center"/>
              <w:rPr>
                <w:ins w:id="177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ins w:id="17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Equilibrium analysis, chemical evaluation</w:t>
              </w:r>
            </w:ins>
          </w:p>
        </w:tc>
      </w:tr>
      <w:tr w:rsidR="00E61AAC" w:rsidRPr="00E24796" w14:paraId="739D861C" w14:textId="77777777" w:rsidTr="006F6BB2">
        <w:trPr>
          <w:trHeight w:val="584"/>
          <w:jc w:val="center"/>
          <w:ins w:id="179" w:author="Abdulelah Saeed Alshehri" w:date="2021-02-04T00:54:00Z"/>
        </w:trPr>
        <w:tc>
          <w:tcPr>
            <w:tcW w:w="1440" w:type="dxa"/>
            <w:vAlign w:val="center"/>
            <w:hideMark/>
          </w:tcPr>
          <w:p w14:paraId="1D23537E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8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81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Critical Temperature [K]</w:t>
              </w:r>
            </w:ins>
          </w:p>
        </w:tc>
        <w:tc>
          <w:tcPr>
            <w:tcW w:w="1170" w:type="dxa"/>
            <w:vAlign w:val="center"/>
          </w:tcPr>
          <w:p w14:paraId="6F46BD4C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82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83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T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c</w:t>
              </w:r>
            </w:ins>
          </w:p>
        </w:tc>
        <w:tc>
          <w:tcPr>
            <w:tcW w:w="720" w:type="dxa"/>
            <w:vAlign w:val="center"/>
          </w:tcPr>
          <w:p w14:paraId="4D723C54" w14:textId="45554E8A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8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776</w:t>
              </w:r>
            </w:ins>
          </w:p>
        </w:tc>
        <w:tc>
          <w:tcPr>
            <w:tcW w:w="720" w:type="dxa"/>
            <w:vAlign w:val="center"/>
          </w:tcPr>
          <w:p w14:paraId="07D8F31D" w14:textId="12DCD379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185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3420" w:type="dxa"/>
            <w:vAlign w:val="center"/>
          </w:tcPr>
          <w:p w14:paraId="28F36598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8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8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5A253824" wp14:editId="60E79D82">
                    <wp:extent cx="2194560" cy="1463040"/>
                    <wp:effectExtent l="0" t="0" r="0" b="3810"/>
                    <wp:docPr id="37" name="Picture 37" descr="C:\Users\asa279\Desktop\MyGitHub\ML-PropertyEstimation\Overall Results\10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0" descr="C:\Users\asa279\Desktop\MyGitHub\ML-PropertyEstimation\Overall Results\10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1C8D4BB1" w14:textId="77777777" w:rsidR="00E61AAC" w:rsidRPr="00E24796" w:rsidRDefault="00E61AAC" w:rsidP="00E61AAC">
            <w:pPr>
              <w:ind w:firstLine="0"/>
              <w:jc w:val="center"/>
              <w:rPr>
                <w:ins w:id="18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8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 xml:space="preserve">Phase identity, VLE analysis, volatility </w:t>
              </w:r>
            </w:ins>
          </w:p>
        </w:tc>
      </w:tr>
      <w:tr w:rsidR="00E61AAC" w:rsidRPr="00E24796" w14:paraId="53726F60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190" w:author="Abdulelah Saeed Alshehri" w:date="2021-02-04T00:54:00Z"/>
        </w:trPr>
        <w:tc>
          <w:tcPr>
            <w:tcW w:w="1440" w:type="dxa"/>
            <w:vAlign w:val="center"/>
            <w:hideMark/>
          </w:tcPr>
          <w:p w14:paraId="7D2EE4F1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9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9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lastRenderedPageBreak/>
                <w:t xml:space="preserve">Critical Pressure </w:t>
              </w:r>
              <w:r w:rsidRPr="00E24796">
                <w:rPr>
                  <w:sz w:val="20"/>
                  <w:szCs w:val="20"/>
                </w:rPr>
                <w:t xml:space="preserve"> 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[bar]</w:t>
              </w:r>
            </w:ins>
          </w:p>
        </w:tc>
        <w:tc>
          <w:tcPr>
            <w:tcW w:w="1170" w:type="dxa"/>
            <w:vAlign w:val="center"/>
          </w:tcPr>
          <w:p w14:paraId="0B11ECA9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9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9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P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c</w:t>
              </w:r>
            </w:ins>
          </w:p>
        </w:tc>
        <w:tc>
          <w:tcPr>
            <w:tcW w:w="720" w:type="dxa"/>
            <w:vAlign w:val="center"/>
          </w:tcPr>
          <w:p w14:paraId="212F152B" w14:textId="74B2E2C4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19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774</w:t>
              </w:r>
            </w:ins>
          </w:p>
        </w:tc>
        <w:tc>
          <w:tcPr>
            <w:tcW w:w="720" w:type="dxa"/>
            <w:vAlign w:val="center"/>
          </w:tcPr>
          <w:p w14:paraId="49B0D3A7" w14:textId="53B86C10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196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3420" w:type="dxa"/>
            <w:vAlign w:val="center"/>
          </w:tcPr>
          <w:p w14:paraId="1FB499B8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19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19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30927BAA" wp14:editId="7E9EF0C3">
                    <wp:extent cx="2194560" cy="1463040"/>
                    <wp:effectExtent l="0" t="0" r="0" b="3810"/>
                    <wp:docPr id="38" name="Picture 38" descr="C:\Users\asa279\Desktop\MyGitHub\ML-PropertyEstimation\Overall Results\9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8" descr="C:\Users\asa279\Desktop\MyGitHub\ML-PropertyEstimation\Overall Results\9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6E79D878" w14:textId="77777777" w:rsidR="00E61AAC" w:rsidRPr="00E24796" w:rsidRDefault="00E61AAC" w:rsidP="00E61AAC">
            <w:pPr>
              <w:ind w:firstLine="0"/>
              <w:jc w:val="center"/>
              <w:rPr>
                <w:ins w:id="19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0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 xml:space="preserve">Phase identity, VLE analysis, volatility </w:t>
              </w:r>
            </w:ins>
          </w:p>
        </w:tc>
      </w:tr>
      <w:tr w:rsidR="00E61AAC" w:rsidRPr="00E24796" w14:paraId="2B49CE0E" w14:textId="77777777" w:rsidTr="006F6BB2">
        <w:trPr>
          <w:trHeight w:val="584"/>
          <w:jc w:val="center"/>
          <w:ins w:id="201" w:author="Abdulelah Saeed Alshehri" w:date="2021-02-04T00:54:00Z"/>
        </w:trPr>
        <w:tc>
          <w:tcPr>
            <w:tcW w:w="1440" w:type="dxa"/>
            <w:vAlign w:val="center"/>
            <w:hideMark/>
          </w:tcPr>
          <w:p w14:paraId="68279269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0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03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Critical Volume</w:t>
              </w:r>
              <w:r w:rsidRPr="00E24796">
                <w:rPr>
                  <w:sz w:val="20"/>
                  <w:szCs w:val="20"/>
                </w:rPr>
                <w:t xml:space="preserve"> 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[cc/mol]</w:t>
              </w:r>
            </w:ins>
          </w:p>
        </w:tc>
        <w:tc>
          <w:tcPr>
            <w:tcW w:w="1170" w:type="dxa"/>
            <w:vAlign w:val="center"/>
          </w:tcPr>
          <w:p w14:paraId="5128AC7F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04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0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V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c</w:t>
              </w:r>
            </w:ins>
          </w:p>
        </w:tc>
        <w:tc>
          <w:tcPr>
            <w:tcW w:w="720" w:type="dxa"/>
            <w:vAlign w:val="center"/>
          </w:tcPr>
          <w:p w14:paraId="43C20157" w14:textId="0DB262DB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0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773</w:t>
              </w:r>
            </w:ins>
          </w:p>
        </w:tc>
        <w:tc>
          <w:tcPr>
            <w:tcW w:w="720" w:type="dxa"/>
            <w:vAlign w:val="center"/>
          </w:tcPr>
          <w:p w14:paraId="206E62A0" w14:textId="56F1AF7B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207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3420" w:type="dxa"/>
            <w:vAlign w:val="center"/>
          </w:tcPr>
          <w:p w14:paraId="45CA4979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0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0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32875809" wp14:editId="0D491A07">
                    <wp:extent cx="2194560" cy="1463040"/>
                    <wp:effectExtent l="0" t="0" r="0" b="3810"/>
                    <wp:docPr id="40" name="Picture 40" descr="C:\Users\asa279\Desktop\MyGitHub\ML-PropertyEstimation\Overall Results\8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7" descr="C:\Users\asa279\Desktop\MyGitHub\ML-PropertyEstimation\Overall Results\8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7C718D61" w14:textId="77777777" w:rsidR="00E61AAC" w:rsidRPr="00E24796" w:rsidRDefault="00E61AAC" w:rsidP="00E61AAC">
            <w:pPr>
              <w:ind w:firstLine="0"/>
              <w:jc w:val="center"/>
              <w:rPr>
                <w:ins w:id="21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11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 xml:space="preserve">Phase identity, VLE analysis, volatility </w:t>
              </w:r>
            </w:ins>
          </w:p>
        </w:tc>
      </w:tr>
      <w:tr w:rsidR="00E61AAC" w:rsidRPr="00E24796" w14:paraId="7B14B308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212" w:author="Abdulelah Saeed Alshehri" w:date="2021-02-04T00:54:00Z"/>
        </w:trPr>
        <w:tc>
          <w:tcPr>
            <w:tcW w:w="1440" w:type="dxa"/>
            <w:vAlign w:val="center"/>
            <w:hideMark/>
          </w:tcPr>
          <w:p w14:paraId="4972C6D4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13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1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Standard Gibbs Energy Of Formation</w:t>
              </w:r>
              <w:r w:rsidRPr="00E24796">
                <w:rPr>
                  <w:sz w:val="20"/>
                  <w:szCs w:val="20"/>
                </w:rPr>
                <w:t xml:space="preserve"> 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[kJ/mol]</w:t>
              </w:r>
            </w:ins>
          </w:p>
        </w:tc>
        <w:tc>
          <w:tcPr>
            <w:tcW w:w="1170" w:type="dxa"/>
            <w:vAlign w:val="center"/>
          </w:tcPr>
          <w:p w14:paraId="53428164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15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1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G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f</w:t>
              </w:r>
            </w:ins>
          </w:p>
        </w:tc>
        <w:tc>
          <w:tcPr>
            <w:tcW w:w="720" w:type="dxa"/>
            <w:vAlign w:val="center"/>
          </w:tcPr>
          <w:p w14:paraId="79105E08" w14:textId="0F872389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1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756</w:t>
              </w:r>
            </w:ins>
          </w:p>
        </w:tc>
        <w:tc>
          <w:tcPr>
            <w:tcW w:w="720" w:type="dxa"/>
            <w:vAlign w:val="center"/>
          </w:tcPr>
          <w:p w14:paraId="396AB305" w14:textId="7DEE3DAB" w:rsidR="00E61AAC" w:rsidRPr="00E24796" w:rsidRDefault="001912FA" w:rsidP="00E61AAC">
            <w:pPr>
              <w:ind w:firstLine="0"/>
              <w:jc w:val="center"/>
              <w:textAlignment w:val="bottom"/>
              <w:rPr>
                <w:ins w:id="218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0.87</w:t>
            </w:r>
          </w:p>
        </w:tc>
        <w:tc>
          <w:tcPr>
            <w:tcW w:w="3420" w:type="dxa"/>
            <w:vAlign w:val="center"/>
          </w:tcPr>
          <w:p w14:paraId="4D628A8D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1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2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48784054" wp14:editId="4848C2C9">
                    <wp:extent cx="2194560" cy="1463040"/>
                    <wp:effectExtent l="0" t="0" r="0" b="3810"/>
                    <wp:docPr id="43" name="Picture 43" descr="C:\Users\asa279\Desktop\MyGitHub\ML-PropertyEstimation\Overall Results\7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6" descr="C:\Users\asa279\Desktop\MyGitHub\ML-PropertyEstimation\Overall Results\7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586A24DA" w14:textId="77777777" w:rsidR="00E61AAC" w:rsidRPr="00E24796" w:rsidRDefault="00E61AAC" w:rsidP="00E61AAC">
            <w:pPr>
              <w:ind w:firstLine="0"/>
              <w:jc w:val="center"/>
              <w:rPr>
                <w:ins w:id="22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2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Equilibrium analysis, reactivity and kinetics evaluation</w:t>
              </w:r>
            </w:ins>
          </w:p>
        </w:tc>
      </w:tr>
      <w:tr w:rsidR="00E61AAC" w:rsidRPr="00E24796" w14:paraId="7A0E0F62" w14:textId="77777777" w:rsidTr="006F6BB2">
        <w:trPr>
          <w:trHeight w:val="584"/>
          <w:jc w:val="center"/>
          <w:ins w:id="223" w:author="Abdulelah Saeed Alshehri" w:date="2021-02-04T00:54:00Z"/>
        </w:trPr>
        <w:tc>
          <w:tcPr>
            <w:tcW w:w="1440" w:type="dxa"/>
            <w:vAlign w:val="center"/>
            <w:hideMark/>
          </w:tcPr>
          <w:p w14:paraId="64253310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2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2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Normal Enthalpy Of Fusion</w:t>
              </w:r>
              <w:r w:rsidRPr="00E24796">
                <w:rPr>
                  <w:sz w:val="20"/>
                  <w:szCs w:val="20"/>
                </w:rPr>
                <w:t xml:space="preserve"> 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[kJ/mol]</w:t>
              </w:r>
            </w:ins>
          </w:p>
        </w:tc>
        <w:tc>
          <w:tcPr>
            <w:tcW w:w="1170" w:type="dxa"/>
            <w:vAlign w:val="center"/>
          </w:tcPr>
          <w:p w14:paraId="0224E214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26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2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H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fus</w:t>
              </w:r>
            </w:ins>
          </w:p>
        </w:tc>
        <w:tc>
          <w:tcPr>
            <w:tcW w:w="720" w:type="dxa"/>
            <w:vAlign w:val="center"/>
          </w:tcPr>
          <w:p w14:paraId="4CFD7C18" w14:textId="4E6AE62E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2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749</w:t>
              </w:r>
            </w:ins>
          </w:p>
        </w:tc>
        <w:tc>
          <w:tcPr>
            <w:tcW w:w="720" w:type="dxa"/>
            <w:vAlign w:val="center"/>
          </w:tcPr>
          <w:p w14:paraId="5C01D701" w14:textId="6A20EE98" w:rsidR="00E61AAC" w:rsidRPr="00E24796" w:rsidRDefault="001912FA" w:rsidP="00E33AF6">
            <w:pPr>
              <w:ind w:firstLine="0"/>
              <w:jc w:val="center"/>
              <w:textAlignment w:val="bottom"/>
              <w:rPr>
                <w:ins w:id="229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</w:t>
            </w:r>
            <w:r w:rsidR="00510805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.</w:t>
            </w:r>
            <w:r w:rsidR="00E33AF6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88</w:t>
            </w:r>
          </w:p>
        </w:tc>
        <w:tc>
          <w:tcPr>
            <w:tcW w:w="3420" w:type="dxa"/>
            <w:vAlign w:val="center"/>
          </w:tcPr>
          <w:p w14:paraId="4DA234FB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3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31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2A6584EB" wp14:editId="13A8F46E">
                    <wp:extent cx="2194560" cy="1463040"/>
                    <wp:effectExtent l="0" t="0" r="0" b="3810"/>
                    <wp:docPr id="44" name="Picture 44" descr="C:\Users\asa279\Desktop\MyGitHub\ML-PropertyEstimation\Overall Results\6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5" descr="C:\Users\asa279\Desktop\MyGitHub\ML-PropertyEstimation\Overall Results\6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62D75613" w14:textId="77777777" w:rsidR="00E61AAC" w:rsidRPr="00E24796" w:rsidRDefault="00E61AAC" w:rsidP="00E61AAC">
            <w:pPr>
              <w:ind w:firstLine="0"/>
              <w:jc w:val="center"/>
              <w:rPr>
                <w:ins w:id="23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33" w:author="Abdulelah Saeed Alshehri" w:date="2021-02-04T00:54:00Z">
              <w:r w:rsidRPr="00E24796">
                <w:rPr>
                  <w:rFonts w:asciiTheme="majorBidi" w:hAnsiTheme="majorBidi" w:cstheme="majorBidi"/>
                  <w:sz w:val="20"/>
                  <w:szCs w:val="20"/>
                </w:rPr>
                <w:t>Phase identity, equilibrium analysis, chemical evaluation</w:t>
              </w:r>
            </w:ins>
          </w:p>
        </w:tc>
      </w:tr>
      <w:tr w:rsidR="00E61AAC" w:rsidRPr="00E24796" w14:paraId="6CD4951F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234" w:author="Abdulelah Saeed Alshehri" w:date="2021-02-04T00:54:00Z"/>
        </w:trPr>
        <w:tc>
          <w:tcPr>
            <w:tcW w:w="1440" w:type="dxa"/>
            <w:vAlign w:val="center"/>
            <w:hideMark/>
          </w:tcPr>
          <w:p w14:paraId="087125CE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35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3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 xml:space="preserve">Fathead Minnow 96-H LC50 </w:t>
              </w:r>
              <w:r w:rsidRPr="00E24796">
                <w:rPr>
                  <w:rFonts w:asciiTheme="majorBidi" w:hAnsiTheme="majorBidi" w:cstheme="majorBidi"/>
                  <w:sz w:val="20"/>
                  <w:szCs w:val="20"/>
                  <w:lang w:val="en-GB"/>
                </w:rPr>
                <w:t>[mol/L]</w:t>
              </w:r>
            </w:ins>
          </w:p>
        </w:tc>
        <w:tc>
          <w:tcPr>
            <w:tcW w:w="1170" w:type="dxa"/>
            <w:vAlign w:val="center"/>
          </w:tcPr>
          <w:p w14:paraId="77C40568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37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3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LC50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(FM)</w:t>
              </w:r>
            </w:ins>
          </w:p>
        </w:tc>
        <w:tc>
          <w:tcPr>
            <w:tcW w:w="720" w:type="dxa"/>
            <w:vAlign w:val="center"/>
          </w:tcPr>
          <w:p w14:paraId="7ED60BE2" w14:textId="760D6161" w:rsidR="00E61AAC" w:rsidRPr="00E24796" w:rsidRDefault="00E61AAC" w:rsidP="00E61AAC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3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705</w:t>
              </w:r>
            </w:ins>
          </w:p>
        </w:tc>
        <w:tc>
          <w:tcPr>
            <w:tcW w:w="720" w:type="dxa"/>
            <w:vAlign w:val="center"/>
          </w:tcPr>
          <w:p w14:paraId="3610621D" w14:textId="14B83380" w:rsidR="00E61AAC" w:rsidRPr="00E24796" w:rsidRDefault="00510805" w:rsidP="00E33AF6">
            <w:pPr>
              <w:ind w:firstLine="0"/>
              <w:jc w:val="center"/>
              <w:textAlignment w:val="bottom"/>
              <w:rPr>
                <w:ins w:id="240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</w:t>
            </w:r>
            <w:r w:rsidR="00E33AF6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9</w:t>
            </w:r>
          </w:p>
        </w:tc>
        <w:tc>
          <w:tcPr>
            <w:tcW w:w="3420" w:type="dxa"/>
            <w:vAlign w:val="center"/>
          </w:tcPr>
          <w:p w14:paraId="2D90CBC7" w14:textId="77777777" w:rsidR="00E61AAC" w:rsidRPr="00E24796" w:rsidRDefault="00E61AAC" w:rsidP="00E61AAC">
            <w:pPr>
              <w:ind w:firstLine="0"/>
              <w:jc w:val="center"/>
              <w:textAlignment w:val="bottom"/>
              <w:rPr>
                <w:ins w:id="24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4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53B5D742" wp14:editId="020FDAC5">
                    <wp:extent cx="2194560" cy="1463040"/>
                    <wp:effectExtent l="0" t="0" r="0" b="3810"/>
                    <wp:docPr id="45" name="Picture 45" descr="C:\Users\asa279\Desktop\MyGitHub\ML-PropertyEstimation\Overall Results\5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4" descr="C:\Users\asa279\Desktop\MyGitHub\ML-PropertyEstimation\Overall Results\5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26E65195" w14:textId="77777777" w:rsidR="00E61AAC" w:rsidRPr="00E24796" w:rsidRDefault="00E61AAC" w:rsidP="00E61AAC">
            <w:pPr>
              <w:ind w:firstLine="0"/>
              <w:jc w:val="center"/>
              <w:rPr>
                <w:ins w:id="243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4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>Toxicity evaluation, risk assessment</w:t>
              </w:r>
            </w:ins>
          </w:p>
        </w:tc>
      </w:tr>
      <w:tr w:rsidR="00510805" w:rsidRPr="00E24796" w14:paraId="2D051E6B" w14:textId="77777777" w:rsidTr="006F6BB2">
        <w:trPr>
          <w:trHeight w:val="584"/>
          <w:jc w:val="center"/>
          <w:ins w:id="245" w:author="Abdulelah Saeed Alshehri" w:date="2021-02-04T00:54:00Z"/>
        </w:trPr>
        <w:tc>
          <w:tcPr>
            <w:tcW w:w="1440" w:type="dxa"/>
            <w:vAlign w:val="center"/>
            <w:hideMark/>
          </w:tcPr>
          <w:p w14:paraId="3269B7DB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4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4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lastRenderedPageBreak/>
                <w:t>Photochemical Oxidation Potential</w:t>
              </w:r>
            </w:ins>
          </w:p>
        </w:tc>
        <w:tc>
          <w:tcPr>
            <w:tcW w:w="1170" w:type="dxa"/>
            <w:vAlign w:val="center"/>
          </w:tcPr>
          <w:p w14:paraId="1CBF0E20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48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4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PCO</w:t>
              </w:r>
            </w:ins>
          </w:p>
        </w:tc>
        <w:tc>
          <w:tcPr>
            <w:tcW w:w="720" w:type="dxa"/>
            <w:vAlign w:val="center"/>
          </w:tcPr>
          <w:p w14:paraId="3F04C4BE" w14:textId="4A140CCD" w:rsidR="00510805" w:rsidRPr="00E24796" w:rsidRDefault="00510805" w:rsidP="00510805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5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606</w:t>
              </w:r>
            </w:ins>
          </w:p>
        </w:tc>
        <w:tc>
          <w:tcPr>
            <w:tcW w:w="720" w:type="dxa"/>
            <w:vAlign w:val="center"/>
          </w:tcPr>
          <w:p w14:paraId="688D92A0" w14:textId="055D46B5" w:rsidR="00510805" w:rsidRPr="00E24796" w:rsidRDefault="00510805" w:rsidP="00E33AF6">
            <w:pPr>
              <w:ind w:firstLine="0"/>
              <w:jc w:val="center"/>
              <w:textAlignment w:val="bottom"/>
              <w:rPr>
                <w:ins w:id="251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</w:t>
            </w:r>
            <w:r w:rsidR="00E33AF6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3420" w:type="dxa"/>
            <w:vAlign w:val="center"/>
          </w:tcPr>
          <w:p w14:paraId="1A3EFC63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5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53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3548583C" wp14:editId="336DD722">
                    <wp:extent cx="2194560" cy="1463040"/>
                    <wp:effectExtent l="0" t="0" r="0" b="3810"/>
                    <wp:docPr id="46" name="Picture 46" descr="C:\Users\asa279\Desktop\MyGitHub\ML-PropertyEstimation\Overall Results\4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3" descr="C:\Users\asa279\Desktop\MyGitHub\ML-PropertyEstimation\Overall Results\4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7D6529E5" w14:textId="77777777" w:rsidR="00510805" w:rsidRPr="00E24796" w:rsidRDefault="00510805" w:rsidP="00510805">
            <w:pPr>
              <w:ind w:firstLine="0"/>
              <w:jc w:val="center"/>
              <w:rPr>
                <w:ins w:id="25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5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>Environmental risk assessment, reactivity, toxicity evaluation</w:t>
              </w:r>
            </w:ins>
          </w:p>
        </w:tc>
      </w:tr>
      <w:tr w:rsidR="00510805" w:rsidRPr="00E24796" w14:paraId="7A767996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256" w:author="Abdulelah Saeed Alshehri" w:date="2021-02-04T00:54:00Z"/>
        </w:trPr>
        <w:tc>
          <w:tcPr>
            <w:tcW w:w="1440" w:type="dxa"/>
            <w:vAlign w:val="center"/>
            <w:hideMark/>
          </w:tcPr>
          <w:p w14:paraId="386CBBD3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5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5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Bioconcentration Factor</w:t>
              </w:r>
            </w:ins>
          </w:p>
        </w:tc>
        <w:tc>
          <w:tcPr>
            <w:tcW w:w="1170" w:type="dxa"/>
            <w:vAlign w:val="center"/>
          </w:tcPr>
          <w:p w14:paraId="3E6E5609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59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6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BCF</w:t>
              </w:r>
            </w:ins>
          </w:p>
        </w:tc>
        <w:tc>
          <w:tcPr>
            <w:tcW w:w="720" w:type="dxa"/>
            <w:vAlign w:val="center"/>
          </w:tcPr>
          <w:p w14:paraId="58EB05A4" w14:textId="7E3C0277" w:rsidR="00510805" w:rsidRPr="00E24796" w:rsidRDefault="00510805" w:rsidP="00510805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61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589</w:t>
              </w:r>
            </w:ins>
          </w:p>
        </w:tc>
        <w:tc>
          <w:tcPr>
            <w:tcW w:w="720" w:type="dxa"/>
            <w:vAlign w:val="center"/>
          </w:tcPr>
          <w:p w14:paraId="29E75C94" w14:textId="1FA3BA65" w:rsidR="00510805" w:rsidRPr="00E24796" w:rsidRDefault="00E33AF6" w:rsidP="00510805">
            <w:pPr>
              <w:ind w:firstLine="0"/>
              <w:jc w:val="center"/>
              <w:textAlignment w:val="bottom"/>
              <w:rPr>
                <w:ins w:id="262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0.86</w:t>
            </w:r>
          </w:p>
        </w:tc>
        <w:tc>
          <w:tcPr>
            <w:tcW w:w="3420" w:type="dxa"/>
            <w:vAlign w:val="center"/>
          </w:tcPr>
          <w:p w14:paraId="2BD77448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63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6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17E2FBF6" wp14:editId="79E8C037">
                    <wp:extent cx="2194560" cy="1463040"/>
                    <wp:effectExtent l="0" t="0" r="0" b="3810"/>
                    <wp:docPr id="47" name="Picture 47" descr="C:\Users\asa279\Desktop\MyGitHub\ML-PropertyEstimation\Overall Results\3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2" descr="C:\Users\asa279\Desktop\MyGitHub\ML-PropertyEstimation\Overall Results\3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0394B1D2" w14:textId="77777777" w:rsidR="00510805" w:rsidRPr="00E24796" w:rsidRDefault="00510805" w:rsidP="00510805">
            <w:pPr>
              <w:ind w:firstLine="0"/>
              <w:jc w:val="center"/>
              <w:rPr>
                <w:ins w:id="265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6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>Environmental risk assessment, toxicity evaluation</w:t>
              </w:r>
            </w:ins>
          </w:p>
        </w:tc>
      </w:tr>
      <w:tr w:rsidR="00510805" w:rsidRPr="00E24796" w14:paraId="21DD2C75" w14:textId="77777777" w:rsidTr="006F6BB2">
        <w:trPr>
          <w:trHeight w:val="584"/>
          <w:jc w:val="center"/>
          <w:ins w:id="267" w:author="Abdulelah Saeed Alshehri" w:date="2021-02-04T00:54:00Z"/>
        </w:trPr>
        <w:tc>
          <w:tcPr>
            <w:tcW w:w="1440" w:type="dxa"/>
            <w:vAlign w:val="center"/>
          </w:tcPr>
          <w:p w14:paraId="2E236774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68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6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Auto Ignition Temperature [K]</w:t>
              </w:r>
            </w:ins>
          </w:p>
        </w:tc>
        <w:tc>
          <w:tcPr>
            <w:tcW w:w="1170" w:type="dxa"/>
            <w:vAlign w:val="center"/>
          </w:tcPr>
          <w:p w14:paraId="1F449FA4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70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71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AiT</w:t>
              </w:r>
            </w:ins>
          </w:p>
        </w:tc>
        <w:tc>
          <w:tcPr>
            <w:tcW w:w="720" w:type="dxa"/>
            <w:vAlign w:val="center"/>
          </w:tcPr>
          <w:p w14:paraId="18AA6C0A" w14:textId="5F3781F2" w:rsidR="00510805" w:rsidRPr="00E24796" w:rsidRDefault="00510805" w:rsidP="00510805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7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571</w:t>
              </w:r>
            </w:ins>
          </w:p>
        </w:tc>
        <w:tc>
          <w:tcPr>
            <w:tcW w:w="720" w:type="dxa"/>
            <w:vAlign w:val="center"/>
          </w:tcPr>
          <w:p w14:paraId="26AD0988" w14:textId="36DD129C" w:rsidR="00510805" w:rsidRPr="00E24796" w:rsidRDefault="00510805" w:rsidP="00E33AF6">
            <w:pPr>
              <w:ind w:firstLine="0"/>
              <w:jc w:val="center"/>
              <w:textAlignment w:val="bottom"/>
              <w:rPr>
                <w:ins w:id="27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</w:t>
            </w:r>
            <w:r w:rsidR="00E33AF6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7</w:t>
            </w:r>
          </w:p>
        </w:tc>
        <w:tc>
          <w:tcPr>
            <w:tcW w:w="3420" w:type="dxa"/>
            <w:vAlign w:val="center"/>
          </w:tcPr>
          <w:p w14:paraId="57536DA9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7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75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7122F27E" wp14:editId="64BDB6FE">
                    <wp:extent cx="2194560" cy="1463040"/>
                    <wp:effectExtent l="0" t="0" r="0" b="3810"/>
                    <wp:docPr id="48" name="Picture 48" descr="C:\Users\asa279\Desktop\MyGitHub\ML-PropertyEstimation\Overall Results\2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1" descr="C:\Users\asa279\Desktop\MyGitHub\ML-PropertyEstimation\Overall Results\2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36A2E2A2" w14:textId="77777777" w:rsidR="00510805" w:rsidRPr="00E24796" w:rsidRDefault="00510805" w:rsidP="00510805">
            <w:pPr>
              <w:ind w:firstLine="0"/>
              <w:jc w:val="center"/>
              <w:rPr>
                <w:ins w:id="276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ins w:id="27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Risk assessment, chemical evaluation</w:t>
              </w:r>
            </w:ins>
          </w:p>
        </w:tc>
      </w:tr>
      <w:tr w:rsidR="00510805" w:rsidRPr="00E24796" w14:paraId="6AABF62E" w14:textId="77777777" w:rsidTr="006F6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278" w:author="Abdulelah Saeed Alshehri" w:date="2021-02-04T00:54:00Z"/>
        </w:trPr>
        <w:tc>
          <w:tcPr>
            <w:tcW w:w="1440" w:type="dxa"/>
            <w:vAlign w:val="center"/>
            <w:hideMark/>
          </w:tcPr>
          <w:p w14:paraId="3CFF428C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7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80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Enthalpy Of Vaporization At 298K [kJ/mol]</w:t>
              </w:r>
            </w:ins>
          </w:p>
        </w:tc>
        <w:tc>
          <w:tcPr>
            <w:tcW w:w="1170" w:type="dxa"/>
            <w:vAlign w:val="center"/>
          </w:tcPr>
          <w:p w14:paraId="27A8B79F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81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82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H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t>v</w:t>
              </w:r>
            </w:ins>
          </w:p>
        </w:tc>
        <w:tc>
          <w:tcPr>
            <w:tcW w:w="720" w:type="dxa"/>
            <w:vAlign w:val="center"/>
          </w:tcPr>
          <w:p w14:paraId="507E3E03" w14:textId="6F80FE59" w:rsidR="00510805" w:rsidRPr="00E24796" w:rsidRDefault="00510805" w:rsidP="00510805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83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425</w:t>
              </w:r>
            </w:ins>
          </w:p>
        </w:tc>
        <w:tc>
          <w:tcPr>
            <w:tcW w:w="720" w:type="dxa"/>
            <w:vAlign w:val="center"/>
          </w:tcPr>
          <w:p w14:paraId="0E992289" w14:textId="1CA09C3D" w:rsidR="00510805" w:rsidRPr="00E24796" w:rsidRDefault="00E33AF6" w:rsidP="00510805">
            <w:pPr>
              <w:ind w:firstLine="0"/>
              <w:jc w:val="center"/>
              <w:textAlignment w:val="bottom"/>
              <w:rPr>
                <w:ins w:id="284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0.86</w:t>
            </w:r>
          </w:p>
        </w:tc>
        <w:tc>
          <w:tcPr>
            <w:tcW w:w="3420" w:type="dxa"/>
            <w:vAlign w:val="center"/>
          </w:tcPr>
          <w:p w14:paraId="23CE9818" w14:textId="77777777" w:rsidR="00510805" w:rsidRPr="00E24796" w:rsidRDefault="00510805" w:rsidP="00510805">
            <w:pPr>
              <w:ind w:firstLine="0"/>
              <w:jc w:val="center"/>
              <w:textAlignment w:val="bottom"/>
              <w:rPr>
                <w:ins w:id="285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86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5D222BC7" wp14:editId="02F654A7">
                    <wp:extent cx="2194560" cy="1463040"/>
                    <wp:effectExtent l="0" t="0" r="0" b="3810"/>
                    <wp:docPr id="51" name="Picture 51" descr="C:\Users\asa279\Desktop\MyGitHub\ML-PropertyEstimation\Overall Results\1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" descr="C:\Users\asa279\Desktop\MyGitHub\ML-PropertyEstimation\Overall Results\1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47AD9EA5" w14:textId="77777777" w:rsidR="00510805" w:rsidRPr="00E24796" w:rsidRDefault="00510805" w:rsidP="00510805">
            <w:pPr>
              <w:ind w:firstLine="0"/>
              <w:jc w:val="center"/>
              <w:rPr>
                <w:ins w:id="28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88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 xml:space="preserve">Phase identity, VLE analysis </w:t>
              </w:r>
            </w:ins>
          </w:p>
        </w:tc>
      </w:tr>
      <w:tr w:rsidR="00510805" w:rsidRPr="00E24796" w14:paraId="6294E55C" w14:textId="77777777" w:rsidTr="006F6BB2">
        <w:trPr>
          <w:trHeight w:val="584"/>
          <w:jc w:val="center"/>
          <w:ins w:id="289" w:author="Abdulelah Saeed Alshehri" w:date="2021-02-04T00:54:00Z"/>
        </w:trPr>
        <w:tc>
          <w:tcPr>
            <w:tcW w:w="1440" w:type="dxa"/>
            <w:vAlign w:val="center"/>
            <w:hideMark/>
          </w:tcPr>
          <w:p w14:paraId="62104589" w14:textId="77777777" w:rsidR="00510805" w:rsidRPr="00E24796" w:rsidRDefault="00510805" w:rsidP="00510805">
            <w:pPr>
              <w:spacing w:after="240"/>
              <w:ind w:firstLine="0"/>
              <w:jc w:val="center"/>
              <w:textAlignment w:val="bottom"/>
              <w:rPr>
                <w:ins w:id="29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91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Permissible Exposure Limit</w:t>
              </w:r>
              <w:r w:rsidRPr="00E24796">
                <w:rPr>
                  <w:rFonts w:asciiTheme="majorBidi" w:hAnsiTheme="majorBidi" w:cstheme="majorBidi"/>
                  <w:sz w:val="20"/>
                  <w:szCs w:val="20"/>
                  <w:lang w:val="en-GB"/>
                </w:rPr>
                <w:t xml:space="preserve"> [mol/m</w:t>
              </w:r>
              <w:r w:rsidRPr="00E24796">
                <w:rPr>
                  <w:rFonts w:asciiTheme="majorBidi" w:hAnsiTheme="majorBidi" w:cstheme="majorBidi"/>
                  <w:sz w:val="20"/>
                  <w:szCs w:val="20"/>
                  <w:vertAlign w:val="superscript"/>
                  <w:lang w:val="en-GB"/>
                </w:rPr>
                <w:t>3</w:t>
              </w:r>
              <w:r w:rsidRPr="00E24796">
                <w:rPr>
                  <w:rFonts w:asciiTheme="majorBidi" w:hAnsiTheme="majorBidi" w:cstheme="majorBidi"/>
                  <w:sz w:val="20"/>
                  <w:szCs w:val="20"/>
                  <w:lang w:val="en-GB"/>
                </w:rPr>
                <w:t>]</w:t>
              </w:r>
            </w:ins>
          </w:p>
        </w:tc>
        <w:tc>
          <w:tcPr>
            <w:tcW w:w="1170" w:type="dxa"/>
            <w:vAlign w:val="center"/>
          </w:tcPr>
          <w:p w14:paraId="25487828" w14:textId="77777777" w:rsidR="00510805" w:rsidRPr="00E24796" w:rsidRDefault="00510805" w:rsidP="00510805">
            <w:pPr>
              <w:spacing w:after="240"/>
              <w:ind w:firstLine="0"/>
              <w:jc w:val="center"/>
              <w:textAlignment w:val="bottom"/>
              <w:rPr>
                <w:ins w:id="292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93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OSHA-TWA</w:t>
              </w:r>
            </w:ins>
          </w:p>
        </w:tc>
        <w:tc>
          <w:tcPr>
            <w:tcW w:w="720" w:type="dxa"/>
            <w:vAlign w:val="center"/>
          </w:tcPr>
          <w:p w14:paraId="13486E15" w14:textId="42AA8994" w:rsidR="00510805" w:rsidRPr="00E24796" w:rsidRDefault="00510805" w:rsidP="00510805">
            <w:pPr>
              <w:spacing w:after="240"/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294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422</w:t>
              </w:r>
            </w:ins>
          </w:p>
        </w:tc>
        <w:tc>
          <w:tcPr>
            <w:tcW w:w="720" w:type="dxa"/>
            <w:vAlign w:val="center"/>
          </w:tcPr>
          <w:p w14:paraId="683652C5" w14:textId="6AB55302" w:rsidR="00510805" w:rsidRPr="00E24796" w:rsidRDefault="00E33AF6" w:rsidP="00510805">
            <w:pPr>
              <w:spacing w:after="240"/>
              <w:ind w:firstLine="0"/>
              <w:jc w:val="center"/>
              <w:textAlignment w:val="bottom"/>
              <w:rPr>
                <w:ins w:id="295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0.91</w:t>
            </w:r>
          </w:p>
        </w:tc>
        <w:tc>
          <w:tcPr>
            <w:tcW w:w="3420" w:type="dxa"/>
            <w:vAlign w:val="center"/>
          </w:tcPr>
          <w:p w14:paraId="07125145" w14:textId="77777777" w:rsidR="00510805" w:rsidRPr="00E24796" w:rsidRDefault="00510805" w:rsidP="00510805">
            <w:pPr>
              <w:spacing w:after="240"/>
              <w:ind w:firstLine="0"/>
              <w:jc w:val="center"/>
              <w:textAlignment w:val="bottom"/>
              <w:rPr>
                <w:ins w:id="29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297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3F1A3899" wp14:editId="6BFA2CAF">
                    <wp:extent cx="2194560" cy="1463040"/>
                    <wp:effectExtent l="0" t="0" r="0" b="3810"/>
                    <wp:docPr id="53" name="Picture 53" descr="C:\Users\asa279\Desktop\MyGitHub\ML-PropertyEstimation\Overall Results\0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 descr="C:\Users\asa279\Desktop\MyGitHub\ML-PropertyEstimation\Overall Results\0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3690" w:type="dxa"/>
            <w:vAlign w:val="center"/>
          </w:tcPr>
          <w:p w14:paraId="64C487A6" w14:textId="77777777" w:rsidR="00510805" w:rsidRPr="00E24796" w:rsidRDefault="00510805" w:rsidP="00510805">
            <w:pPr>
              <w:spacing w:after="240"/>
              <w:ind w:firstLine="0"/>
              <w:rPr>
                <w:ins w:id="298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ins w:id="299" w:author="Abdulelah Saeed Alshehri" w:date="2021-02-04T00:54:00Z">
              <w:r w:rsidRPr="00E24796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t>Risk assessment, toxicity evaluation</w:t>
              </w:r>
            </w:ins>
          </w:p>
        </w:tc>
      </w:tr>
    </w:tbl>
    <w:p w14:paraId="78D1B0D5" w14:textId="255AF6DE" w:rsidR="00261175" w:rsidRPr="00E24796" w:rsidDel="00B50F2E" w:rsidRDefault="00261175" w:rsidP="00B50F2E">
      <w:pPr>
        <w:rPr>
          <w:del w:id="300" w:author="Abdulelah Saeed Alshehri" w:date="2021-02-04T00:55:00Z"/>
        </w:rPr>
      </w:pPr>
      <w:del w:id="301" w:author="Abdulelah Saeed Alshehri" w:date="2021-02-04T00:55:00Z">
        <w:r w:rsidRPr="00E24796" w:rsidDel="00B50F2E">
          <w:rPr>
            <w:b/>
            <w:bCs/>
          </w:rPr>
          <w:delText xml:space="preserve">Table </w:delText>
        </w:r>
      </w:del>
      <w:del w:id="302" w:author="Abdulelah Saeed Alshehri" w:date="2021-02-04T00:54:00Z">
        <w:r w:rsidRPr="00E24796" w:rsidDel="00B50F2E">
          <w:rPr>
            <w:b/>
            <w:bCs/>
          </w:rPr>
          <w:delText>S1</w:delText>
        </w:r>
      </w:del>
      <w:del w:id="303" w:author="Abdulelah Saeed Alshehri" w:date="2021-02-04T00:55:00Z">
        <w:r w:rsidRPr="00E24796" w:rsidDel="00B50F2E">
          <w:rPr>
            <w:b/>
            <w:bCs/>
          </w:rPr>
          <w:delText>.</w:delText>
        </w:r>
        <w:r w:rsidRPr="00E24796" w:rsidDel="00B50F2E">
          <w:delText xml:space="preserve"> </w:delText>
        </w:r>
        <w:r w:rsidR="00192CDF" w:rsidRPr="00E24796" w:rsidDel="00B50F2E">
          <w:delText>A</w:delText>
        </w:r>
        <w:r w:rsidRPr="00E24796" w:rsidDel="00B50F2E">
          <w:delText xml:space="preserve"> list of GC/SVR model </w:delText>
        </w:r>
        <w:r w:rsidR="00192CDF" w:rsidRPr="00E24796" w:rsidDel="00B50F2E">
          <w:delText>functions</w:delText>
        </w:r>
        <w:r w:rsidRPr="00E24796" w:rsidDel="00B50F2E">
          <w:delText xml:space="preserve"> for all properties. </w:delText>
        </w:r>
      </w:del>
    </w:p>
    <w:tbl>
      <w:tblPr>
        <w:tblStyle w:val="PlainTable3"/>
        <w:tblW w:w="9630" w:type="dxa"/>
        <w:jc w:val="center"/>
        <w:tblLayout w:type="fixed"/>
        <w:tblLook w:val="0420" w:firstRow="1" w:lastRow="0" w:firstColumn="0" w:lastColumn="0" w:noHBand="0" w:noVBand="1"/>
      </w:tblPr>
      <w:tblGrid>
        <w:gridCol w:w="2610"/>
        <w:gridCol w:w="2250"/>
        <w:gridCol w:w="4770"/>
      </w:tblGrid>
      <w:tr w:rsidR="00E227F5" w:rsidRPr="00E24796" w:rsidDel="00B50F2E" w14:paraId="4B815C7D" w14:textId="47F6612C" w:rsidTr="00124C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  <w:del w:id="304" w:author="Abdulelah Saeed Alshehri" w:date="2021-02-04T00:55:00Z"/>
        </w:trPr>
        <w:tc>
          <w:tcPr>
            <w:tcW w:w="2610" w:type="dxa"/>
            <w:shd w:val="clear" w:color="auto" w:fill="FFFFFF" w:themeFill="background1"/>
            <w:vAlign w:val="center"/>
            <w:hideMark/>
          </w:tcPr>
          <w:p w14:paraId="586A2ADA" w14:textId="57161356" w:rsidR="00E227F5" w:rsidRPr="00E24796" w:rsidDel="00B50F2E" w:rsidRDefault="00E227F5" w:rsidP="00D44FA6">
            <w:pPr>
              <w:ind w:firstLine="0"/>
              <w:jc w:val="center"/>
              <w:rPr>
                <w:del w:id="305" w:author="Abdulelah Saeed Alshehri" w:date="2021-02-04T00:55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306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Property</w:delText>
              </w:r>
            </w:del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7BFACB3A" w14:textId="04F09C38" w:rsidR="00E227F5" w:rsidRPr="00E24796" w:rsidDel="00B50F2E" w:rsidRDefault="00E227F5" w:rsidP="00D44FA6">
            <w:pPr>
              <w:ind w:firstLine="0"/>
              <w:jc w:val="center"/>
              <w:rPr>
                <w:del w:id="307" w:author="Abdulelah Saeed Alshehri" w:date="2021-02-04T00:55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del w:id="308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LEFT-hAND SIDE</w:delText>
              </w:r>
            </w:del>
          </w:p>
        </w:tc>
        <w:tc>
          <w:tcPr>
            <w:tcW w:w="4770" w:type="dxa"/>
            <w:shd w:val="clear" w:color="auto" w:fill="FFFFFF" w:themeFill="background1"/>
            <w:vAlign w:val="center"/>
          </w:tcPr>
          <w:p w14:paraId="5F536EB3" w14:textId="4E12F2B8" w:rsidR="00E227F5" w:rsidRPr="00E24796" w:rsidDel="00B50F2E" w:rsidRDefault="00E227F5" w:rsidP="00E227F5">
            <w:pPr>
              <w:ind w:firstLine="0"/>
              <w:jc w:val="center"/>
              <w:rPr>
                <w:del w:id="309" w:author="Abdulelah Saeed Alshehri" w:date="2021-02-04T00:55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del w:id="310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rIGHT-hAND SIDE OF gc</w:delText>
              </w:r>
              <w:r w:rsidR="008154F9"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/SVR</w:delText>
              </w:r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 xml:space="preserve"> MODELS</w:delText>
              </w:r>
            </w:del>
          </w:p>
        </w:tc>
      </w:tr>
      <w:tr w:rsidR="00E227F5" w:rsidRPr="00E24796" w:rsidDel="00B50F2E" w14:paraId="21B9BC78" w14:textId="3B567E54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  <w:del w:id="311" w:author="Abdulelah Saeed Alshehri" w:date="2021-02-04T00:55:00Z"/>
        </w:trPr>
        <w:tc>
          <w:tcPr>
            <w:tcW w:w="2610" w:type="dxa"/>
            <w:vAlign w:val="center"/>
            <w:hideMark/>
          </w:tcPr>
          <w:p w14:paraId="3CC61781" w14:textId="1A50B7F9" w:rsidR="00E227F5" w:rsidRPr="00E24796" w:rsidDel="00B50F2E" w:rsidRDefault="00E227F5" w:rsidP="00D44FA6">
            <w:pPr>
              <w:ind w:firstLine="0"/>
              <w:jc w:val="center"/>
              <w:textAlignment w:val="bottom"/>
              <w:rPr>
                <w:del w:id="312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13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Octanol-Water Partition Coefficient</w:delText>
              </w:r>
            </w:del>
          </w:p>
        </w:tc>
        <w:tc>
          <w:tcPr>
            <w:tcW w:w="2250" w:type="dxa"/>
            <w:vAlign w:val="center"/>
          </w:tcPr>
          <w:p w14:paraId="16807F84" w14:textId="32A7443B" w:rsidR="00E227F5" w:rsidRPr="00E24796" w:rsidDel="00B50F2E" w:rsidRDefault="00AD03A3" w:rsidP="00124C79">
            <w:pPr>
              <w:ind w:firstLine="0"/>
              <w:jc w:val="center"/>
              <w:textAlignment w:val="bottom"/>
              <w:rPr>
                <w:del w:id="314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15" w:author="Abdulelah Saeed Alshehri" w:date="2021-02-04T00:55:00Z">
              <w:r w:rsidRPr="00E24796">
                <w:rPr>
                  <w:position w:val="-12"/>
                </w:rPr>
                <w:pict w14:anchorId="78F83C1C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049" type="#_x0000_t75" style="width:63.5pt;height:18pt">
                    <v:imagedata r:id="rId36" o:title=""/>
                  </v:shape>
                </w:pict>
              </w:r>
            </w:del>
          </w:p>
        </w:tc>
        <w:bookmarkStart w:id="316" w:name="MTBlankEqn"/>
        <w:tc>
          <w:tcPr>
            <w:tcW w:w="4770" w:type="dxa"/>
            <w:vAlign w:val="center"/>
          </w:tcPr>
          <w:p w14:paraId="5AA8A1A6" w14:textId="2D8A9311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17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18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0AE41FD4">
                  <v:shape id="_x0000_i1050" type="#_x0000_t75" style="width:138pt;height:35pt" o:ole="">
                    <v:imagedata r:id="rId37" o:title=""/>
                  </v:shape>
                  <o:OLEObject Type="Embed" ProgID="Equation.DSMT4" ShapeID="_x0000_i1050" DrawAspect="Content" ObjectID="_1675814460" r:id="rId38"/>
                </w:object>
              </w:r>
              <w:bookmarkEnd w:id="316"/>
            </w:del>
          </w:p>
        </w:tc>
      </w:tr>
      <w:tr w:rsidR="00E227F5" w:rsidRPr="00E24796" w:rsidDel="00B50F2E" w14:paraId="38F6A908" w14:textId="3AA8588D" w:rsidTr="00124C79">
        <w:trPr>
          <w:trHeight w:val="584"/>
          <w:jc w:val="center"/>
          <w:del w:id="319" w:author="Abdulelah Saeed Alshehri" w:date="2021-02-04T00:55:00Z"/>
        </w:trPr>
        <w:tc>
          <w:tcPr>
            <w:tcW w:w="2610" w:type="dxa"/>
            <w:vAlign w:val="center"/>
            <w:hideMark/>
          </w:tcPr>
          <w:p w14:paraId="6D80155E" w14:textId="4606466B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20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21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Normal Melting Point [K]</w:delText>
              </w:r>
            </w:del>
          </w:p>
        </w:tc>
        <w:tc>
          <w:tcPr>
            <w:tcW w:w="2250" w:type="dxa"/>
            <w:vAlign w:val="center"/>
          </w:tcPr>
          <w:p w14:paraId="65C0A5D1" w14:textId="21E1713E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22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23" w:author="Abdulelah Saeed Alshehri" w:date="2021-02-04T00:55:00Z">
              <w:r w:rsidRPr="00E24796" w:rsidDel="00B50F2E">
                <w:rPr>
                  <w:position w:val="-32"/>
                </w:rPr>
                <w:object w:dxaOrig="999" w:dyaOrig="760" w14:anchorId="23547938">
                  <v:shape id="_x0000_i1051" type="#_x0000_t75" style="width:50pt;height:38.5pt" o:ole="">
                    <v:imagedata r:id="rId39" o:title=""/>
                  </v:shape>
                  <o:OLEObject Type="Embed" ProgID="Equation.DSMT4" ShapeID="_x0000_i1051" DrawAspect="Content" ObjectID="_1675814461" r:id="rId40"/>
                </w:object>
              </w:r>
            </w:del>
          </w:p>
        </w:tc>
        <w:tc>
          <w:tcPr>
            <w:tcW w:w="4770" w:type="dxa"/>
            <w:vAlign w:val="center"/>
          </w:tcPr>
          <w:p w14:paraId="2AA627B5" w14:textId="03AA6319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24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25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4F1A093A">
                  <v:shape id="_x0000_i1052" type="#_x0000_t75" style="width:138pt;height:35pt" o:ole="">
                    <v:imagedata r:id="rId41" o:title=""/>
                  </v:shape>
                  <o:OLEObject Type="Embed" ProgID="Equation.DSMT4" ShapeID="_x0000_i1052" DrawAspect="Content" ObjectID="_1675814462" r:id="rId42"/>
                </w:object>
              </w:r>
            </w:del>
          </w:p>
        </w:tc>
      </w:tr>
      <w:tr w:rsidR="00E227F5" w:rsidRPr="00E24796" w:rsidDel="00B50F2E" w14:paraId="775BC7AD" w14:textId="71257EEC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326" w:author="Abdulelah Saeed Alshehri" w:date="2021-02-04T00:55:00Z"/>
        </w:trPr>
        <w:tc>
          <w:tcPr>
            <w:tcW w:w="2610" w:type="dxa"/>
            <w:vAlign w:val="center"/>
            <w:hideMark/>
          </w:tcPr>
          <w:p w14:paraId="69BF7A96" w14:textId="7E3F1BF8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27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28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Normal Boiling Point [K]</w:delText>
              </w:r>
            </w:del>
          </w:p>
        </w:tc>
        <w:tc>
          <w:tcPr>
            <w:tcW w:w="2250" w:type="dxa"/>
            <w:vAlign w:val="center"/>
          </w:tcPr>
          <w:p w14:paraId="71CEAECC" w14:textId="665E273F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29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30" w:author="Abdulelah Saeed Alshehri" w:date="2021-02-04T00:55:00Z">
              <w:r w:rsidRPr="00E24796" w:rsidDel="00B50F2E">
                <w:rPr>
                  <w:position w:val="-32"/>
                </w:rPr>
                <w:object w:dxaOrig="1040" w:dyaOrig="760" w14:anchorId="7491DACB">
                  <v:shape id="_x0000_i1053" type="#_x0000_t75" style="width:52pt;height:38.5pt" o:ole="">
                    <v:imagedata r:id="rId43" o:title=""/>
                  </v:shape>
                  <o:OLEObject Type="Embed" ProgID="Equation.DSMT4" ShapeID="_x0000_i1053" DrawAspect="Content" ObjectID="_1675814463" r:id="rId44"/>
                </w:object>
              </w:r>
            </w:del>
          </w:p>
        </w:tc>
        <w:tc>
          <w:tcPr>
            <w:tcW w:w="4770" w:type="dxa"/>
            <w:vAlign w:val="center"/>
          </w:tcPr>
          <w:p w14:paraId="2114ADF0" w14:textId="259F73AD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31" w:author="Abdulelah Saeed Alshehri" w:date="2021-02-04T00:55:00Z"/>
                <w:rFonts w:asciiTheme="majorBidi" w:eastAsia="Times New Roman" w:hAnsiTheme="majorBidi" w:cstheme="majorBidi"/>
                <w:b/>
                <w:bCs/>
                <w:kern w:val="24"/>
                <w:sz w:val="20"/>
                <w:szCs w:val="20"/>
                <w:lang w:eastAsia="en-US"/>
              </w:rPr>
            </w:pPr>
            <w:del w:id="332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775F2EA8">
                  <v:shape id="_x0000_i1054" type="#_x0000_t75" style="width:138pt;height:35pt" o:ole="">
                    <v:imagedata r:id="rId45" o:title=""/>
                  </v:shape>
                  <o:OLEObject Type="Embed" ProgID="Equation.DSMT4" ShapeID="_x0000_i1054" DrawAspect="Content" ObjectID="_1675814464" r:id="rId46"/>
                </w:object>
              </w:r>
            </w:del>
          </w:p>
        </w:tc>
      </w:tr>
      <w:tr w:rsidR="00E227F5" w:rsidRPr="00E24796" w:rsidDel="00B50F2E" w14:paraId="1DC76232" w14:textId="492B258D" w:rsidTr="00124C79">
        <w:trPr>
          <w:trHeight w:val="584"/>
          <w:jc w:val="center"/>
          <w:del w:id="333" w:author="Abdulelah Saeed Alshehri" w:date="2021-02-04T00:55:00Z"/>
        </w:trPr>
        <w:tc>
          <w:tcPr>
            <w:tcW w:w="2610" w:type="dxa"/>
            <w:vAlign w:val="center"/>
            <w:hideMark/>
          </w:tcPr>
          <w:p w14:paraId="17083654" w14:textId="300C3FAD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34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35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Oral Rat [mol/kg]</w:delText>
              </w:r>
            </w:del>
          </w:p>
        </w:tc>
        <w:tc>
          <w:tcPr>
            <w:tcW w:w="2250" w:type="dxa"/>
            <w:vAlign w:val="center"/>
          </w:tcPr>
          <w:p w14:paraId="3118FF5F" w14:textId="596FDEA0" w:rsidR="00E227F5" w:rsidRPr="00E24796" w:rsidDel="00B50F2E" w:rsidRDefault="00261175" w:rsidP="00E227F5">
            <w:pPr>
              <w:ind w:firstLine="0"/>
              <w:jc w:val="center"/>
              <w:textAlignment w:val="bottom"/>
              <w:rPr>
                <w:del w:id="336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37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position w:val="-12"/>
                  <w:sz w:val="20"/>
                  <w:szCs w:val="20"/>
                  <w:lang w:eastAsia="en-US"/>
                </w:rPr>
                <w:object w:dxaOrig="2040" w:dyaOrig="360" w14:anchorId="1E9817AD">
                  <v:shape id="_x0000_i1055" type="#_x0000_t75" style="width:102pt;height:18pt" o:ole="">
                    <v:imagedata r:id="rId47" o:title=""/>
                  </v:shape>
                  <o:OLEObject Type="Embed" ProgID="Equation.DSMT4" ShapeID="_x0000_i1055" DrawAspect="Content" ObjectID="_1675814465" r:id="rId48"/>
                </w:object>
              </w:r>
            </w:del>
          </w:p>
        </w:tc>
        <w:tc>
          <w:tcPr>
            <w:tcW w:w="4770" w:type="dxa"/>
            <w:vAlign w:val="center"/>
          </w:tcPr>
          <w:p w14:paraId="2709A499" w14:textId="4651BF77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38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39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49AF7D21">
                  <v:shape id="_x0000_i1056" type="#_x0000_t75" style="width:138pt;height:35pt" o:ole="">
                    <v:imagedata r:id="rId49" o:title=""/>
                  </v:shape>
                  <o:OLEObject Type="Embed" ProgID="Equation.DSMT4" ShapeID="_x0000_i1056" DrawAspect="Content" ObjectID="_1675814466" r:id="rId50"/>
                </w:object>
              </w:r>
            </w:del>
          </w:p>
        </w:tc>
      </w:tr>
      <w:tr w:rsidR="00E227F5" w:rsidRPr="00E24796" w:rsidDel="00B50F2E" w14:paraId="3B750615" w14:textId="25740DBD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340" w:author="Abdulelah Saeed Alshehri" w:date="2021-02-04T00:55:00Z"/>
        </w:trPr>
        <w:tc>
          <w:tcPr>
            <w:tcW w:w="2610" w:type="dxa"/>
            <w:vAlign w:val="center"/>
            <w:hideMark/>
          </w:tcPr>
          <w:p w14:paraId="050ECDF7" w14:textId="007A1AAD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41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42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Aqueous Solubility [mol/L]</w:delText>
              </w:r>
            </w:del>
          </w:p>
        </w:tc>
        <w:tc>
          <w:tcPr>
            <w:tcW w:w="2250" w:type="dxa"/>
            <w:vAlign w:val="center"/>
          </w:tcPr>
          <w:p w14:paraId="2400403E" w14:textId="66943920" w:rsidR="00E227F5" w:rsidRPr="00E24796" w:rsidDel="00B50F2E" w:rsidRDefault="00261175" w:rsidP="00E227F5">
            <w:pPr>
              <w:ind w:firstLine="0"/>
              <w:jc w:val="center"/>
              <w:textAlignment w:val="bottom"/>
              <w:rPr>
                <w:del w:id="343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44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position w:val="-12"/>
                  <w:sz w:val="20"/>
                  <w:szCs w:val="20"/>
                  <w:lang w:eastAsia="en-US"/>
                </w:rPr>
                <w:object w:dxaOrig="1860" w:dyaOrig="360" w14:anchorId="1D42604C">
                  <v:shape id="_x0000_i1057" type="#_x0000_t75" style="width:93pt;height:18pt" o:ole="">
                    <v:imagedata r:id="rId51" o:title=""/>
                  </v:shape>
                  <o:OLEObject Type="Embed" ProgID="Equation.DSMT4" ShapeID="_x0000_i1057" DrawAspect="Content" ObjectID="_1675814467" r:id="rId52"/>
                </w:object>
              </w:r>
            </w:del>
          </w:p>
        </w:tc>
        <w:tc>
          <w:tcPr>
            <w:tcW w:w="4770" w:type="dxa"/>
            <w:vAlign w:val="center"/>
          </w:tcPr>
          <w:p w14:paraId="38AD5740" w14:textId="553676AF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45" w:author="Abdulelah Saeed Alshehri" w:date="2021-02-04T00:55:00Z"/>
                <w:rFonts w:asciiTheme="majorBidi" w:eastAsia="Times New Roman" w:hAnsiTheme="majorBidi" w:cstheme="majorBidi"/>
                <w:b/>
                <w:bCs/>
                <w:kern w:val="24"/>
                <w:sz w:val="20"/>
                <w:szCs w:val="20"/>
                <w:lang w:eastAsia="en-US"/>
              </w:rPr>
            </w:pPr>
            <w:del w:id="346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62BC12C0">
                  <v:shape id="_x0000_i1058" type="#_x0000_t75" style="width:138pt;height:35pt" o:ole="">
                    <v:imagedata r:id="rId53" o:title=""/>
                  </v:shape>
                  <o:OLEObject Type="Embed" ProgID="Equation.DSMT4" ShapeID="_x0000_i1058" DrawAspect="Content" ObjectID="_1675814468" r:id="rId54"/>
                </w:object>
              </w:r>
            </w:del>
          </w:p>
        </w:tc>
      </w:tr>
      <w:tr w:rsidR="00E227F5" w:rsidRPr="00E24796" w:rsidDel="00B50F2E" w14:paraId="0C074734" w14:textId="0680CC74" w:rsidTr="00124C79">
        <w:trPr>
          <w:trHeight w:val="584"/>
          <w:jc w:val="center"/>
          <w:del w:id="347" w:author="Abdulelah Saeed Alshehri" w:date="2021-02-04T00:55:00Z"/>
        </w:trPr>
        <w:tc>
          <w:tcPr>
            <w:tcW w:w="2610" w:type="dxa"/>
            <w:vAlign w:val="center"/>
          </w:tcPr>
          <w:p w14:paraId="13772FCB" w14:textId="703FD04B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48" w:author="Abdulelah Saeed Alshehri" w:date="2021-02-04T00:55:00Z"/>
                <w:rFonts w:asciiTheme="majorBidi" w:eastAsia="Times New Roman" w:hAnsiTheme="majorBidi" w:cstheme="majorBidi"/>
                <w:kern w:val="24"/>
                <w:lang w:eastAsia="en-US"/>
              </w:rPr>
            </w:pPr>
            <w:del w:id="349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Acid Dissociation Constant</w:delText>
              </w:r>
            </w:del>
          </w:p>
        </w:tc>
        <w:tc>
          <w:tcPr>
            <w:tcW w:w="2250" w:type="dxa"/>
            <w:vAlign w:val="center"/>
          </w:tcPr>
          <w:p w14:paraId="5E714241" w14:textId="564ED03C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50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51" w:author="Abdulelah Saeed Alshehri" w:date="2021-02-04T00:55:00Z">
              <w:r w:rsidRPr="00E24796" w:rsidDel="00B50F2E">
                <w:rPr>
                  <w:position w:val="-12"/>
                </w:rPr>
                <w:object w:dxaOrig="480" w:dyaOrig="360" w14:anchorId="7B65A94D">
                  <v:shape id="_x0000_i1059" type="#_x0000_t75" style="width:25pt;height:18pt" o:ole="">
                    <v:imagedata r:id="rId55" o:title=""/>
                  </v:shape>
                  <o:OLEObject Type="Embed" ProgID="Equation.DSMT4" ShapeID="_x0000_i1059" DrawAspect="Content" ObjectID="_1675814469" r:id="rId56"/>
                </w:object>
              </w:r>
            </w:del>
          </w:p>
        </w:tc>
        <w:tc>
          <w:tcPr>
            <w:tcW w:w="4770" w:type="dxa"/>
            <w:vAlign w:val="center"/>
          </w:tcPr>
          <w:p w14:paraId="3A07AAB4" w14:textId="14A7DAC7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52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53" w:author="Abdulelah Saeed Alshehri" w:date="2021-02-04T00:55:00Z">
              <w:r w:rsidRPr="00E24796" w:rsidDel="00B50F2E">
                <w:rPr>
                  <w:position w:val="-14"/>
                </w:rPr>
                <w:object w:dxaOrig="900" w:dyaOrig="400" w14:anchorId="638E70BD">
                  <v:shape id="_x0000_i1060" type="#_x0000_t75" style="width:45pt;height:20pt" o:ole="">
                    <v:imagedata r:id="rId57" o:title=""/>
                  </v:shape>
                  <o:OLEObject Type="Embed" ProgID="Equation.DSMT4" ShapeID="_x0000_i1060" DrawAspect="Content" ObjectID="_1675814470" r:id="rId58"/>
                </w:object>
              </w:r>
            </w:del>
          </w:p>
        </w:tc>
      </w:tr>
      <w:tr w:rsidR="00E227F5" w:rsidRPr="00E24796" w:rsidDel="00B50F2E" w14:paraId="29ED692E" w14:textId="6BA7D7F2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354" w:author="Abdulelah Saeed Alshehri" w:date="2021-02-04T00:55:00Z"/>
        </w:trPr>
        <w:tc>
          <w:tcPr>
            <w:tcW w:w="2610" w:type="dxa"/>
            <w:vAlign w:val="center"/>
          </w:tcPr>
          <w:p w14:paraId="0E433DD5" w14:textId="47E83269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55" w:author="Abdulelah Saeed Alshehri" w:date="2021-02-04T00:55:00Z"/>
                <w:rFonts w:asciiTheme="majorBidi" w:eastAsia="Times New Roman" w:hAnsiTheme="majorBidi" w:cstheme="majorBidi"/>
                <w:kern w:val="24"/>
                <w:lang w:eastAsia="en-US"/>
              </w:rPr>
            </w:pPr>
            <w:del w:id="356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Hildebrandt Solubility Parameter at 298 K [MPa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vertAlign w:val="superscript"/>
                  <w:lang w:eastAsia="en-US"/>
                </w:rPr>
                <w:delText>1/2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]</w:delText>
              </w:r>
            </w:del>
          </w:p>
        </w:tc>
        <w:tc>
          <w:tcPr>
            <w:tcW w:w="2250" w:type="dxa"/>
            <w:vAlign w:val="center"/>
          </w:tcPr>
          <w:p w14:paraId="44A7C0BD" w14:textId="445DC748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57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58" w:author="Abdulelah Saeed Alshehri" w:date="2021-02-04T00:55:00Z">
              <w:r w:rsidRPr="00E24796" w:rsidDel="00B50F2E">
                <w:rPr>
                  <w:position w:val="-6"/>
                </w:rPr>
                <w:object w:dxaOrig="220" w:dyaOrig="279" w14:anchorId="2AB876D0">
                  <v:shape id="_x0000_i1061" type="#_x0000_t75" style="width:11pt;height:14.5pt" o:ole="">
                    <v:imagedata r:id="rId59" o:title=""/>
                  </v:shape>
                  <o:OLEObject Type="Embed" ProgID="Equation.DSMT4" ShapeID="_x0000_i1061" DrawAspect="Content" ObjectID="_1675814471" r:id="rId60"/>
                </w:object>
              </w:r>
            </w:del>
          </w:p>
        </w:tc>
        <w:tc>
          <w:tcPr>
            <w:tcW w:w="4770" w:type="dxa"/>
            <w:vAlign w:val="center"/>
          </w:tcPr>
          <w:p w14:paraId="7299DA83" w14:textId="1060C665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59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60" w:author="Abdulelah Saeed Alshehri" w:date="2021-02-04T00:55:00Z">
              <w:r w:rsidRPr="00E24796" w:rsidDel="00B50F2E">
                <w:rPr>
                  <w:position w:val="-14"/>
                </w:rPr>
                <w:object w:dxaOrig="900" w:dyaOrig="400" w14:anchorId="7D25F6A4">
                  <v:shape id="_x0000_i1062" type="#_x0000_t75" style="width:45pt;height:20pt" o:ole="">
                    <v:imagedata r:id="rId61" o:title=""/>
                  </v:shape>
                  <o:OLEObject Type="Embed" ProgID="Equation.DSMT4" ShapeID="_x0000_i1062" DrawAspect="Content" ObjectID="_1675814472" r:id="rId62"/>
                </w:object>
              </w:r>
            </w:del>
          </w:p>
        </w:tc>
      </w:tr>
      <w:tr w:rsidR="00E227F5" w:rsidRPr="00E24796" w:rsidDel="00B50F2E" w14:paraId="094836AB" w14:textId="07444B32" w:rsidTr="00124C79">
        <w:trPr>
          <w:trHeight w:val="584"/>
          <w:jc w:val="center"/>
          <w:del w:id="361" w:author="Abdulelah Saeed Alshehri" w:date="2021-02-04T00:55:00Z"/>
        </w:trPr>
        <w:tc>
          <w:tcPr>
            <w:tcW w:w="2610" w:type="dxa"/>
            <w:vAlign w:val="center"/>
            <w:hideMark/>
          </w:tcPr>
          <w:p w14:paraId="13E8CE6C" w14:textId="1BDF1DB7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62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63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Standard Enthalpy Of Formation [kJ/mol]</w:delText>
              </w:r>
            </w:del>
          </w:p>
        </w:tc>
        <w:tc>
          <w:tcPr>
            <w:tcW w:w="2250" w:type="dxa"/>
            <w:vAlign w:val="center"/>
          </w:tcPr>
          <w:p w14:paraId="6543CE5D" w14:textId="1A222347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64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65" w:author="Abdulelah Saeed Alshehri" w:date="2021-02-04T00:55:00Z">
              <w:r w:rsidRPr="00E24796" w:rsidDel="00B50F2E">
                <w:rPr>
                  <w:position w:val="-14"/>
                </w:rPr>
                <w:object w:dxaOrig="980" w:dyaOrig="380" w14:anchorId="6726FCB0">
                  <v:shape id="_x0000_i1063" type="#_x0000_t75" style="width:48.5pt;height:18.5pt" o:ole="">
                    <v:imagedata r:id="rId63" o:title=""/>
                  </v:shape>
                  <o:OLEObject Type="Embed" ProgID="Equation.DSMT4" ShapeID="_x0000_i1063" DrawAspect="Content" ObjectID="_1675814473" r:id="rId64"/>
                </w:object>
              </w:r>
            </w:del>
          </w:p>
        </w:tc>
        <w:tc>
          <w:tcPr>
            <w:tcW w:w="4770" w:type="dxa"/>
            <w:vAlign w:val="center"/>
          </w:tcPr>
          <w:p w14:paraId="7550AA69" w14:textId="4E5E0074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66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67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4850DE60">
                  <v:shape id="_x0000_i1064" type="#_x0000_t75" style="width:138pt;height:35pt" o:ole="">
                    <v:imagedata r:id="rId65" o:title=""/>
                  </v:shape>
                  <o:OLEObject Type="Embed" ProgID="Equation.DSMT4" ShapeID="_x0000_i1064" DrawAspect="Content" ObjectID="_1675814474" r:id="rId66"/>
                </w:object>
              </w:r>
            </w:del>
          </w:p>
        </w:tc>
      </w:tr>
      <w:tr w:rsidR="00E227F5" w:rsidRPr="00E24796" w:rsidDel="00B50F2E" w14:paraId="4AE5A41B" w14:textId="266CF964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368" w:author="Abdulelah Saeed Alshehri" w:date="2021-02-04T00:55:00Z"/>
        </w:trPr>
        <w:tc>
          <w:tcPr>
            <w:tcW w:w="2610" w:type="dxa"/>
            <w:vAlign w:val="center"/>
          </w:tcPr>
          <w:p w14:paraId="3265F93E" w14:textId="03CAEBC2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69" w:author="Abdulelah Saeed Alshehri" w:date="2021-02-04T00:55:00Z"/>
                <w:rFonts w:eastAsia="Times New Roman"/>
                <w:color w:val="auto"/>
                <w:lang w:eastAsia="en-US"/>
              </w:rPr>
            </w:pPr>
            <w:del w:id="370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Liquid Molar Volume at 298K [cc/mol]</w:delText>
              </w:r>
            </w:del>
          </w:p>
        </w:tc>
        <w:tc>
          <w:tcPr>
            <w:tcW w:w="2250" w:type="dxa"/>
            <w:vAlign w:val="center"/>
          </w:tcPr>
          <w:p w14:paraId="0D177F11" w14:textId="3C4EBA08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71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72" w:author="Abdulelah Saeed Alshehri" w:date="2021-02-04T00:55:00Z">
              <w:r w:rsidRPr="00E24796" w:rsidDel="00B50F2E">
                <w:rPr>
                  <w:position w:val="-12"/>
                </w:rPr>
                <w:object w:dxaOrig="400" w:dyaOrig="360" w14:anchorId="1085532C">
                  <v:shape id="_x0000_i1065" type="#_x0000_t75" style="width:20pt;height:18pt" o:ole="">
                    <v:imagedata r:id="rId67" o:title=""/>
                  </v:shape>
                  <o:OLEObject Type="Embed" ProgID="Equation.DSMT4" ShapeID="_x0000_i1065" DrawAspect="Content" ObjectID="_1675814475" r:id="rId68"/>
                </w:object>
              </w:r>
            </w:del>
          </w:p>
        </w:tc>
        <w:tc>
          <w:tcPr>
            <w:tcW w:w="4770" w:type="dxa"/>
            <w:vAlign w:val="center"/>
          </w:tcPr>
          <w:p w14:paraId="597263D9" w14:textId="7903EB76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73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74" w:author="Abdulelah Saeed Alshehri" w:date="2021-02-04T00:55:00Z">
              <w:r w:rsidRPr="00E24796" w:rsidDel="00B50F2E">
                <w:rPr>
                  <w:position w:val="-14"/>
                </w:rPr>
                <w:object w:dxaOrig="900" w:dyaOrig="400" w14:anchorId="0CD36F64">
                  <v:shape id="_x0000_i1066" type="#_x0000_t75" style="width:45pt;height:20pt" o:ole="">
                    <v:imagedata r:id="rId69" o:title=""/>
                  </v:shape>
                  <o:OLEObject Type="Embed" ProgID="Equation.DSMT4" ShapeID="_x0000_i1066" DrawAspect="Content" ObjectID="_1675814476" r:id="rId70"/>
                </w:object>
              </w:r>
            </w:del>
          </w:p>
        </w:tc>
      </w:tr>
      <w:tr w:rsidR="00E227F5" w:rsidRPr="00E24796" w:rsidDel="00B50F2E" w14:paraId="6CB56FD3" w14:textId="35A10BFB" w:rsidTr="00124C79">
        <w:trPr>
          <w:trHeight w:val="584"/>
          <w:jc w:val="center"/>
          <w:del w:id="375" w:author="Abdulelah Saeed Alshehri" w:date="2021-02-04T00:55:00Z"/>
        </w:trPr>
        <w:tc>
          <w:tcPr>
            <w:tcW w:w="2610" w:type="dxa"/>
            <w:vAlign w:val="center"/>
            <w:hideMark/>
          </w:tcPr>
          <w:p w14:paraId="66D57FF1" w14:textId="7A5E990D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76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77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Critical Temperature [K]</w:delText>
              </w:r>
            </w:del>
          </w:p>
        </w:tc>
        <w:tc>
          <w:tcPr>
            <w:tcW w:w="2250" w:type="dxa"/>
            <w:vAlign w:val="center"/>
          </w:tcPr>
          <w:p w14:paraId="279A1C1D" w14:textId="37FDBD28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78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79" w:author="Abdulelah Saeed Alshehri" w:date="2021-02-04T00:55:00Z">
              <w:r w:rsidRPr="00E24796" w:rsidDel="00B50F2E">
                <w:rPr>
                  <w:position w:val="-32"/>
                </w:rPr>
                <w:object w:dxaOrig="980" w:dyaOrig="760" w14:anchorId="6C32F101">
                  <v:shape id="_x0000_i1067" type="#_x0000_t75" style="width:48.5pt;height:38.5pt" o:ole="">
                    <v:imagedata r:id="rId71" o:title=""/>
                  </v:shape>
                  <o:OLEObject Type="Embed" ProgID="Equation.DSMT4" ShapeID="_x0000_i1067" DrawAspect="Content" ObjectID="_1675814477" r:id="rId72"/>
                </w:object>
              </w:r>
            </w:del>
          </w:p>
        </w:tc>
        <w:tc>
          <w:tcPr>
            <w:tcW w:w="4770" w:type="dxa"/>
            <w:vAlign w:val="center"/>
          </w:tcPr>
          <w:p w14:paraId="5E355D06" w14:textId="68984BCE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80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81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3D5D250C">
                  <v:shape id="_x0000_i1068" type="#_x0000_t75" style="width:138pt;height:35pt" o:ole="">
                    <v:imagedata r:id="rId73" o:title=""/>
                  </v:shape>
                  <o:OLEObject Type="Embed" ProgID="Equation.DSMT4" ShapeID="_x0000_i1068" DrawAspect="Content" ObjectID="_1675814478" r:id="rId74"/>
                </w:object>
              </w:r>
            </w:del>
          </w:p>
        </w:tc>
      </w:tr>
      <w:tr w:rsidR="00E227F5" w:rsidRPr="00E24796" w:rsidDel="00B50F2E" w14:paraId="1582E05E" w14:textId="020F665D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382" w:author="Abdulelah Saeed Alshehri" w:date="2021-02-04T00:55:00Z"/>
        </w:trPr>
        <w:tc>
          <w:tcPr>
            <w:tcW w:w="2610" w:type="dxa"/>
            <w:vAlign w:val="center"/>
            <w:hideMark/>
          </w:tcPr>
          <w:p w14:paraId="078FD66F" w14:textId="34C91AEF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83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84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 xml:space="preserve">Critical Pressure </w:delText>
              </w:r>
              <w:r w:rsidRPr="00E24796" w:rsidDel="00B50F2E">
                <w:delText xml:space="preserve"> 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[bar]</w:delText>
              </w:r>
            </w:del>
          </w:p>
        </w:tc>
        <w:tc>
          <w:tcPr>
            <w:tcW w:w="2250" w:type="dxa"/>
            <w:vAlign w:val="center"/>
          </w:tcPr>
          <w:p w14:paraId="34221FA4" w14:textId="6A2CFC86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85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86" w:author="Abdulelah Saeed Alshehri" w:date="2021-02-04T00:55:00Z">
              <w:r w:rsidRPr="00E24796" w:rsidDel="00B50F2E">
                <w:rPr>
                  <w:position w:val="-12"/>
                </w:rPr>
                <w:object w:dxaOrig="1500" w:dyaOrig="420" w14:anchorId="481BFC24">
                  <v:shape id="_x0000_i1069" type="#_x0000_t75" style="width:75pt;height:21pt" o:ole="">
                    <v:imagedata r:id="rId75" o:title=""/>
                  </v:shape>
                  <o:OLEObject Type="Embed" ProgID="Equation.DSMT4" ShapeID="_x0000_i1069" DrawAspect="Content" ObjectID="_1675814479" r:id="rId76"/>
                </w:object>
              </w:r>
            </w:del>
          </w:p>
        </w:tc>
        <w:tc>
          <w:tcPr>
            <w:tcW w:w="4770" w:type="dxa"/>
            <w:vAlign w:val="center"/>
          </w:tcPr>
          <w:p w14:paraId="1C249CB7" w14:textId="62F23CB2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87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88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49A5EA4D">
                  <v:shape id="_x0000_i1070" type="#_x0000_t75" style="width:138pt;height:35pt" o:ole="">
                    <v:imagedata r:id="rId77" o:title=""/>
                  </v:shape>
                  <o:OLEObject Type="Embed" ProgID="Equation.DSMT4" ShapeID="_x0000_i1070" DrawAspect="Content" ObjectID="_1675814480" r:id="rId78"/>
                </w:object>
              </w:r>
            </w:del>
          </w:p>
        </w:tc>
      </w:tr>
      <w:tr w:rsidR="00E227F5" w:rsidRPr="00E24796" w:rsidDel="00B50F2E" w14:paraId="5E3832CB" w14:textId="0218B012" w:rsidTr="00124C79">
        <w:trPr>
          <w:trHeight w:val="584"/>
          <w:jc w:val="center"/>
          <w:del w:id="389" w:author="Abdulelah Saeed Alshehri" w:date="2021-02-04T00:55:00Z"/>
        </w:trPr>
        <w:tc>
          <w:tcPr>
            <w:tcW w:w="2610" w:type="dxa"/>
            <w:vAlign w:val="center"/>
            <w:hideMark/>
          </w:tcPr>
          <w:p w14:paraId="58E62115" w14:textId="0199FA19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90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91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Critical Volume</w:delText>
              </w:r>
              <w:r w:rsidRPr="00E24796" w:rsidDel="00B50F2E">
                <w:delText xml:space="preserve"> 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[cc/mol]</w:delText>
              </w:r>
            </w:del>
          </w:p>
        </w:tc>
        <w:tc>
          <w:tcPr>
            <w:tcW w:w="2250" w:type="dxa"/>
            <w:vAlign w:val="center"/>
          </w:tcPr>
          <w:p w14:paraId="0F8FFF8B" w14:textId="09DC3AF7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92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93" w:author="Abdulelah Saeed Alshehri" w:date="2021-02-04T00:55:00Z">
              <w:r w:rsidRPr="00E24796" w:rsidDel="00B50F2E">
                <w:rPr>
                  <w:position w:val="-12"/>
                </w:rPr>
                <w:object w:dxaOrig="760" w:dyaOrig="380" w14:anchorId="4775D222">
                  <v:shape id="_x0000_i1071" type="#_x0000_t75" style="width:38.5pt;height:18.5pt" o:ole="">
                    <v:imagedata r:id="rId79" o:title=""/>
                  </v:shape>
                  <o:OLEObject Type="Embed" ProgID="Equation.DSMT4" ShapeID="_x0000_i1071" DrawAspect="Content" ObjectID="_1675814481" r:id="rId80"/>
                </w:object>
              </w:r>
            </w:del>
          </w:p>
        </w:tc>
        <w:tc>
          <w:tcPr>
            <w:tcW w:w="4770" w:type="dxa"/>
            <w:vAlign w:val="center"/>
          </w:tcPr>
          <w:p w14:paraId="224B33F7" w14:textId="1A13BBCF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94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395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30294A61">
                  <v:shape id="_x0000_i1072" type="#_x0000_t75" style="width:138pt;height:35pt" o:ole="">
                    <v:imagedata r:id="rId81" o:title=""/>
                  </v:shape>
                  <o:OLEObject Type="Embed" ProgID="Equation.DSMT4" ShapeID="_x0000_i1072" DrawAspect="Content" ObjectID="_1675814482" r:id="rId82"/>
                </w:object>
              </w:r>
            </w:del>
          </w:p>
        </w:tc>
      </w:tr>
      <w:tr w:rsidR="00E227F5" w:rsidRPr="00E24796" w:rsidDel="00B50F2E" w14:paraId="61D1014E" w14:textId="36E12203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396" w:author="Abdulelah Saeed Alshehri" w:date="2021-02-04T00:55:00Z"/>
        </w:trPr>
        <w:tc>
          <w:tcPr>
            <w:tcW w:w="2610" w:type="dxa"/>
            <w:vAlign w:val="center"/>
            <w:hideMark/>
          </w:tcPr>
          <w:p w14:paraId="2D018744" w14:textId="2FDC238D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397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398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Standard Gibbs Energy Of Formation</w:delText>
              </w:r>
              <w:r w:rsidRPr="00E24796" w:rsidDel="00B50F2E">
                <w:delText xml:space="preserve"> 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[kJ/mol]</w:delText>
              </w:r>
            </w:del>
          </w:p>
        </w:tc>
        <w:tc>
          <w:tcPr>
            <w:tcW w:w="2250" w:type="dxa"/>
            <w:vAlign w:val="center"/>
          </w:tcPr>
          <w:p w14:paraId="2EAEF64C" w14:textId="692FA64B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399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00" w:author="Abdulelah Saeed Alshehri" w:date="2021-02-04T00:55:00Z">
              <w:r w:rsidRPr="00E24796" w:rsidDel="00B50F2E">
                <w:rPr>
                  <w:position w:val="-14"/>
                </w:rPr>
                <w:object w:dxaOrig="340" w:dyaOrig="380" w14:anchorId="4E6EDF6B">
                  <v:shape id="_x0000_i1073" type="#_x0000_t75" style="width:17.5pt;height:18.5pt" o:ole="">
                    <v:imagedata r:id="rId83" o:title=""/>
                  </v:shape>
                  <o:OLEObject Type="Embed" ProgID="Equation.DSMT4" ShapeID="_x0000_i1073" DrawAspect="Content" ObjectID="_1675814483" r:id="rId84"/>
                </w:object>
              </w:r>
            </w:del>
          </w:p>
        </w:tc>
        <w:tc>
          <w:tcPr>
            <w:tcW w:w="4770" w:type="dxa"/>
            <w:vAlign w:val="center"/>
          </w:tcPr>
          <w:p w14:paraId="092B9D1A" w14:textId="5C1BF05E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01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02" w:author="Abdulelah Saeed Alshehri" w:date="2021-02-04T00:55:00Z">
              <w:r w:rsidRPr="00E24796" w:rsidDel="00B50F2E">
                <w:rPr>
                  <w:position w:val="-14"/>
                </w:rPr>
                <w:object w:dxaOrig="900" w:dyaOrig="400" w14:anchorId="74FB2E65">
                  <v:shape id="_x0000_i1074" type="#_x0000_t75" style="width:45pt;height:20pt" o:ole="">
                    <v:imagedata r:id="rId85" o:title=""/>
                  </v:shape>
                  <o:OLEObject Type="Embed" ProgID="Equation.DSMT4" ShapeID="_x0000_i1074" DrawAspect="Content" ObjectID="_1675814484" r:id="rId86"/>
                </w:object>
              </w:r>
            </w:del>
          </w:p>
        </w:tc>
      </w:tr>
      <w:tr w:rsidR="00E227F5" w:rsidRPr="00E24796" w:rsidDel="00B50F2E" w14:paraId="7FDD05FD" w14:textId="40E07B52" w:rsidTr="00124C79">
        <w:trPr>
          <w:trHeight w:val="584"/>
          <w:jc w:val="center"/>
          <w:del w:id="403" w:author="Abdulelah Saeed Alshehri" w:date="2021-02-04T00:55:00Z"/>
        </w:trPr>
        <w:tc>
          <w:tcPr>
            <w:tcW w:w="2610" w:type="dxa"/>
            <w:vAlign w:val="center"/>
            <w:hideMark/>
          </w:tcPr>
          <w:p w14:paraId="2A2BFEDB" w14:textId="6B14EE36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404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405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Normal Enthalpy Of Fusion</w:delText>
              </w:r>
              <w:r w:rsidRPr="00E24796" w:rsidDel="00B50F2E">
                <w:delText xml:space="preserve"> 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[kJ/mol]</w:delText>
              </w:r>
            </w:del>
          </w:p>
        </w:tc>
        <w:tc>
          <w:tcPr>
            <w:tcW w:w="2250" w:type="dxa"/>
            <w:vAlign w:val="center"/>
          </w:tcPr>
          <w:p w14:paraId="74DCD226" w14:textId="4102CDC7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06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07" w:author="Abdulelah Saeed Alshehri" w:date="2021-02-04T00:55:00Z">
              <w:r w:rsidRPr="00E24796" w:rsidDel="00B50F2E">
                <w:rPr>
                  <w:position w:val="-14"/>
                </w:rPr>
                <w:object w:dxaOrig="480" w:dyaOrig="380" w14:anchorId="62CFBE47">
                  <v:shape id="_x0000_i1075" type="#_x0000_t75" style="width:25pt;height:18.5pt" o:ole="">
                    <v:imagedata r:id="rId87" o:title=""/>
                  </v:shape>
                  <o:OLEObject Type="Embed" ProgID="Equation.DSMT4" ShapeID="_x0000_i1075" DrawAspect="Content" ObjectID="_1675814485" r:id="rId88"/>
                </w:object>
              </w:r>
            </w:del>
          </w:p>
        </w:tc>
        <w:tc>
          <w:tcPr>
            <w:tcW w:w="4770" w:type="dxa"/>
            <w:vAlign w:val="center"/>
          </w:tcPr>
          <w:p w14:paraId="5676FDA8" w14:textId="36D913FC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08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09" w:author="Abdulelah Saeed Alshehri" w:date="2021-02-04T00:55:00Z">
              <w:r w:rsidRPr="00E24796" w:rsidDel="00B50F2E">
                <w:rPr>
                  <w:position w:val="-14"/>
                </w:rPr>
                <w:object w:dxaOrig="900" w:dyaOrig="400" w14:anchorId="557F56D7">
                  <v:shape id="_x0000_i1076" type="#_x0000_t75" style="width:45pt;height:20pt" o:ole="">
                    <v:imagedata r:id="rId89" o:title=""/>
                  </v:shape>
                  <o:OLEObject Type="Embed" ProgID="Equation.DSMT4" ShapeID="_x0000_i1076" DrawAspect="Content" ObjectID="_1675814486" r:id="rId90"/>
                </w:object>
              </w:r>
            </w:del>
          </w:p>
        </w:tc>
      </w:tr>
      <w:tr w:rsidR="00E227F5" w:rsidRPr="00E24796" w:rsidDel="00B50F2E" w14:paraId="0DF0B8A7" w14:textId="53919C63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410" w:author="Abdulelah Saeed Alshehri" w:date="2021-02-04T00:55:00Z"/>
        </w:trPr>
        <w:tc>
          <w:tcPr>
            <w:tcW w:w="2610" w:type="dxa"/>
            <w:vAlign w:val="center"/>
            <w:hideMark/>
          </w:tcPr>
          <w:p w14:paraId="5D3BACA6" w14:textId="34844100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411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412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 xml:space="preserve">Fathead Minnow 96-H LC50 </w:delText>
              </w:r>
              <w:r w:rsidRPr="00E24796" w:rsidDel="00B50F2E">
                <w:rPr>
                  <w:rFonts w:asciiTheme="majorBidi" w:hAnsiTheme="majorBidi" w:cstheme="majorBidi"/>
                  <w:lang w:val="en-GB"/>
                </w:rPr>
                <w:delText>[mol/L]</w:delText>
              </w:r>
            </w:del>
          </w:p>
        </w:tc>
        <w:tc>
          <w:tcPr>
            <w:tcW w:w="2250" w:type="dxa"/>
            <w:vAlign w:val="center"/>
          </w:tcPr>
          <w:p w14:paraId="555B5251" w14:textId="22355DE6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13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14" w:author="Abdulelah Saeed Alshehri" w:date="2021-02-04T00:55:00Z">
              <w:r w:rsidRPr="00E24796" w:rsidDel="00B50F2E">
                <w:rPr>
                  <w:position w:val="-14"/>
                </w:rPr>
                <w:object w:dxaOrig="2120" w:dyaOrig="380" w14:anchorId="181305D6">
                  <v:shape id="_x0000_i1077" type="#_x0000_t75" style="width:105.5pt;height:18.5pt" o:ole="">
                    <v:imagedata r:id="rId91" o:title=""/>
                  </v:shape>
                  <o:OLEObject Type="Embed" ProgID="Equation.DSMT4" ShapeID="_x0000_i1077" DrawAspect="Content" ObjectID="_1675814487" r:id="rId92"/>
                </w:object>
              </w:r>
              <w:r w:rsidR="00124C79"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 xml:space="preserve"> </w:delText>
              </w:r>
            </w:del>
          </w:p>
        </w:tc>
        <w:tc>
          <w:tcPr>
            <w:tcW w:w="4770" w:type="dxa"/>
            <w:vAlign w:val="center"/>
          </w:tcPr>
          <w:p w14:paraId="2B71CA7D" w14:textId="4694BFDF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15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16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78C313BC">
                  <v:shape id="_x0000_i1078" type="#_x0000_t75" style="width:138pt;height:35pt" o:ole="">
                    <v:imagedata r:id="rId93" o:title=""/>
                  </v:shape>
                  <o:OLEObject Type="Embed" ProgID="Equation.DSMT4" ShapeID="_x0000_i1078" DrawAspect="Content" ObjectID="_1675814488" r:id="rId94"/>
                </w:object>
              </w:r>
            </w:del>
          </w:p>
        </w:tc>
      </w:tr>
      <w:tr w:rsidR="00E227F5" w:rsidRPr="00E24796" w:rsidDel="00B50F2E" w14:paraId="69F3D860" w14:textId="4D68A561" w:rsidTr="00124C79">
        <w:trPr>
          <w:trHeight w:val="584"/>
          <w:jc w:val="center"/>
          <w:del w:id="417" w:author="Abdulelah Saeed Alshehri" w:date="2021-02-04T00:55:00Z"/>
        </w:trPr>
        <w:tc>
          <w:tcPr>
            <w:tcW w:w="2610" w:type="dxa"/>
            <w:vAlign w:val="center"/>
            <w:hideMark/>
          </w:tcPr>
          <w:p w14:paraId="66E88627" w14:textId="11ADFFC5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418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419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Photochemical Oxidation Potential</w:delText>
              </w:r>
            </w:del>
          </w:p>
        </w:tc>
        <w:tc>
          <w:tcPr>
            <w:tcW w:w="2250" w:type="dxa"/>
            <w:vAlign w:val="center"/>
          </w:tcPr>
          <w:p w14:paraId="016F7BCF" w14:textId="7774DF4F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20" w:author="Abdulelah Saeed Alshehri" w:date="2021-02-04T00:55:00Z"/>
                <w:rFonts w:asciiTheme="majorBidi" w:eastAsia="Times New Roman" w:hAnsiTheme="majorBidi" w:cstheme="majorBidi"/>
                <w:b/>
                <w:bCs/>
                <w:kern w:val="24"/>
                <w:sz w:val="20"/>
                <w:szCs w:val="20"/>
                <w:lang w:eastAsia="en-US"/>
              </w:rPr>
            </w:pPr>
            <w:del w:id="421" w:author="Abdulelah Saeed Alshehri" w:date="2021-02-04T00:55:00Z">
              <w:r w:rsidRPr="00E24796" w:rsidDel="00B50F2E">
                <w:rPr>
                  <w:position w:val="-10"/>
                </w:rPr>
                <w:object w:dxaOrig="1080" w:dyaOrig="320" w14:anchorId="51FDB275">
                  <v:shape id="_x0000_i1079" type="#_x0000_t75" style="width:54pt;height:16pt" o:ole="">
                    <v:imagedata r:id="rId95" o:title=""/>
                  </v:shape>
                  <o:OLEObject Type="Embed" ProgID="Equation.DSMT4" ShapeID="_x0000_i1079" DrawAspect="Content" ObjectID="_1675814489" r:id="rId96"/>
                </w:object>
              </w:r>
            </w:del>
          </w:p>
        </w:tc>
        <w:tc>
          <w:tcPr>
            <w:tcW w:w="4770" w:type="dxa"/>
            <w:vAlign w:val="center"/>
          </w:tcPr>
          <w:p w14:paraId="2CED6E6C" w14:textId="2A59ADAE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22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23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5F03F250">
                  <v:shape id="_x0000_i1080" type="#_x0000_t75" style="width:138pt;height:35pt" o:ole="">
                    <v:imagedata r:id="rId97" o:title=""/>
                  </v:shape>
                  <o:OLEObject Type="Embed" ProgID="Equation.DSMT4" ShapeID="_x0000_i1080" DrawAspect="Content" ObjectID="_1675814490" r:id="rId98"/>
                </w:object>
              </w:r>
            </w:del>
          </w:p>
        </w:tc>
      </w:tr>
      <w:tr w:rsidR="00E227F5" w:rsidRPr="00E24796" w:rsidDel="00B50F2E" w14:paraId="07C09D2F" w14:textId="0E9E90B5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424" w:author="Abdulelah Saeed Alshehri" w:date="2021-02-04T00:55:00Z"/>
        </w:trPr>
        <w:tc>
          <w:tcPr>
            <w:tcW w:w="2610" w:type="dxa"/>
            <w:vAlign w:val="center"/>
            <w:hideMark/>
          </w:tcPr>
          <w:p w14:paraId="4AC0C353" w14:textId="2C164DC1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425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426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Bioconcentration Factor</w:delText>
              </w:r>
            </w:del>
          </w:p>
        </w:tc>
        <w:tc>
          <w:tcPr>
            <w:tcW w:w="2250" w:type="dxa"/>
            <w:vAlign w:val="center"/>
          </w:tcPr>
          <w:p w14:paraId="601228EF" w14:textId="668BF349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27" w:author="Abdulelah Saeed Alshehri" w:date="2021-02-04T00:55:00Z"/>
                <w:rFonts w:asciiTheme="majorBidi" w:eastAsia="Times New Roman" w:hAnsiTheme="majorBidi" w:cstheme="majorBidi"/>
                <w:b/>
                <w:bCs/>
                <w:kern w:val="24"/>
                <w:sz w:val="20"/>
                <w:szCs w:val="20"/>
                <w:lang w:eastAsia="en-US"/>
              </w:rPr>
            </w:pPr>
            <w:del w:id="428" w:author="Abdulelah Saeed Alshehri" w:date="2021-02-04T00:55:00Z">
              <w:r w:rsidRPr="00E24796" w:rsidDel="00B50F2E">
                <w:rPr>
                  <w:position w:val="-10"/>
                </w:rPr>
                <w:object w:dxaOrig="940" w:dyaOrig="320" w14:anchorId="6CE19E08">
                  <v:shape id="_x0000_i1081" type="#_x0000_t75" style="width:47pt;height:16pt" o:ole="">
                    <v:imagedata r:id="rId99" o:title=""/>
                  </v:shape>
                  <o:OLEObject Type="Embed" ProgID="Equation.DSMT4" ShapeID="_x0000_i1081" DrawAspect="Content" ObjectID="_1675814491" r:id="rId100"/>
                </w:object>
              </w:r>
            </w:del>
          </w:p>
        </w:tc>
        <w:tc>
          <w:tcPr>
            <w:tcW w:w="4770" w:type="dxa"/>
            <w:vAlign w:val="center"/>
          </w:tcPr>
          <w:p w14:paraId="33B9343D" w14:textId="255D7D59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29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30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2DD00225">
                  <v:shape id="_x0000_i1082" type="#_x0000_t75" style="width:138pt;height:35pt" o:ole="">
                    <v:imagedata r:id="rId101" o:title=""/>
                  </v:shape>
                  <o:OLEObject Type="Embed" ProgID="Equation.DSMT4" ShapeID="_x0000_i1082" DrawAspect="Content" ObjectID="_1675814492" r:id="rId102"/>
                </w:object>
              </w:r>
            </w:del>
          </w:p>
        </w:tc>
      </w:tr>
      <w:tr w:rsidR="00E227F5" w:rsidRPr="00E24796" w:rsidDel="00B50F2E" w14:paraId="5D76C7AA" w14:textId="3CF57944" w:rsidTr="00124C79">
        <w:trPr>
          <w:trHeight w:val="584"/>
          <w:jc w:val="center"/>
          <w:del w:id="431" w:author="Abdulelah Saeed Alshehri" w:date="2021-02-04T00:55:00Z"/>
        </w:trPr>
        <w:tc>
          <w:tcPr>
            <w:tcW w:w="2610" w:type="dxa"/>
            <w:vAlign w:val="center"/>
          </w:tcPr>
          <w:p w14:paraId="035ABC3D" w14:textId="74222D44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432" w:author="Abdulelah Saeed Alshehri" w:date="2021-02-04T00:55:00Z"/>
                <w:rFonts w:asciiTheme="majorBidi" w:eastAsia="Times New Roman" w:hAnsiTheme="majorBidi" w:cstheme="majorBidi"/>
                <w:kern w:val="24"/>
                <w:lang w:eastAsia="en-US"/>
              </w:rPr>
            </w:pPr>
            <w:del w:id="433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Auto Ignition Temperature [K]</w:delText>
              </w:r>
            </w:del>
          </w:p>
        </w:tc>
        <w:tc>
          <w:tcPr>
            <w:tcW w:w="2250" w:type="dxa"/>
            <w:vAlign w:val="center"/>
          </w:tcPr>
          <w:p w14:paraId="4AF4316C" w14:textId="6A5FFD96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34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35" w:author="Abdulelah Saeed Alshehri" w:date="2021-02-04T00:55:00Z">
              <w:r w:rsidRPr="00E24796" w:rsidDel="00B50F2E">
                <w:rPr>
                  <w:position w:val="-6"/>
                </w:rPr>
                <w:object w:dxaOrig="480" w:dyaOrig="279" w14:anchorId="0933D60A">
                  <v:shape id="_x0000_i1083" type="#_x0000_t75" style="width:25pt;height:14.5pt" o:ole="">
                    <v:imagedata r:id="rId103" o:title=""/>
                  </v:shape>
                  <o:OLEObject Type="Embed" ProgID="Equation.DSMT4" ShapeID="_x0000_i1083" DrawAspect="Content" ObjectID="_1675814493" r:id="rId104"/>
                </w:object>
              </w:r>
            </w:del>
          </w:p>
        </w:tc>
        <w:tc>
          <w:tcPr>
            <w:tcW w:w="4770" w:type="dxa"/>
            <w:vAlign w:val="center"/>
          </w:tcPr>
          <w:p w14:paraId="1518DE18" w14:textId="7A557EFC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36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37" w:author="Abdulelah Saeed Alshehri" w:date="2021-02-04T00:55:00Z">
              <w:r w:rsidRPr="00E24796" w:rsidDel="00B50F2E">
                <w:rPr>
                  <w:position w:val="-14"/>
                </w:rPr>
                <w:object w:dxaOrig="900" w:dyaOrig="400" w14:anchorId="6547637E">
                  <v:shape id="_x0000_i1084" type="#_x0000_t75" style="width:45pt;height:20pt" o:ole="">
                    <v:imagedata r:id="rId105" o:title=""/>
                  </v:shape>
                  <o:OLEObject Type="Embed" ProgID="Equation.DSMT4" ShapeID="_x0000_i1084" DrawAspect="Content" ObjectID="_1675814494" r:id="rId106"/>
                </w:object>
              </w:r>
            </w:del>
          </w:p>
        </w:tc>
      </w:tr>
      <w:tr w:rsidR="00E227F5" w:rsidRPr="00E24796" w:rsidDel="00B50F2E" w14:paraId="7BAFDDBA" w14:textId="757B7833" w:rsidTr="00124C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438" w:author="Abdulelah Saeed Alshehri" w:date="2021-02-04T00:55:00Z"/>
        </w:trPr>
        <w:tc>
          <w:tcPr>
            <w:tcW w:w="2610" w:type="dxa"/>
            <w:vAlign w:val="center"/>
            <w:hideMark/>
          </w:tcPr>
          <w:p w14:paraId="30D6BDC5" w14:textId="3B10548D" w:rsidR="00E227F5" w:rsidRPr="00E24796" w:rsidDel="00B50F2E" w:rsidRDefault="00E227F5" w:rsidP="00E227F5">
            <w:pPr>
              <w:ind w:firstLine="0"/>
              <w:jc w:val="center"/>
              <w:textAlignment w:val="bottom"/>
              <w:rPr>
                <w:del w:id="439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440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Enthalpy Of Vaporization At 298K [kJ/mol]</w:delText>
              </w:r>
            </w:del>
          </w:p>
        </w:tc>
        <w:tc>
          <w:tcPr>
            <w:tcW w:w="2250" w:type="dxa"/>
            <w:vAlign w:val="center"/>
          </w:tcPr>
          <w:p w14:paraId="393AEF74" w14:textId="6CD559C9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41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42" w:author="Abdulelah Saeed Alshehri" w:date="2021-02-04T00:55:00Z">
              <w:r w:rsidRPr="00E24796" w:rsidDel="00B50F2E">
                <w:rPr>
                  <w:position w:val="-12"/>
                </w:rPr>
                <w:object w:dxaOrig="920" w:dyaOrig="360" w14:anchorId="4789D413">
                  <v:shape id="_x0000_i1085" type="#_x0000_t75" style="width:46pt;height:18pt" o:ole="">
                    <v:imagedata r:id="rId107" o:title=""/>
                  </v:shape>
                  <o:OLEObject Type="Embed" ProgID="Equation.DSMT4" ShapeID="_x0000_i1085" DrawAspect="Content" ObjectID="_1675814495" r:id="rId108"/>
                </w:object>
              </w:r>
            </w:del>
          </w:p>
        </w:tc>
        <w:tc>
          <w:tcPr>
            <w:tcW w:w="4770" w:type="dxa"/>
            <w:vAlign w:val="center"/>
          </w:tcPr>
          <w:p w14:paraId="25011A85" w14:textId="77BBAA26" w:rsidR="00E227F5" w:rsidRPr="00E24796" w:rsidDel="00B50F2E" w:rsidRDefault="00261175" w:rsidP="00261175">
            <w:pPr>
              <w:ind w:firstLine="0"/>
              <w:jc w:val="center"/>
              <w:textAlignment w:val="bottom"/>
              <w:rPr>
                <w:del w:id="443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44" w:author="Abdulelah Saeed Alshehri" w:date="2021-02-04T00:55:00Z">
              <w:r w:rsidRPr="00E24796" w:rsidDel="00B50F2E">
                <w:rPr>
                  <w:position w:val="-30"/>
                </w:rPr>
                <w:object w:dxaOrig="2760" w:dyaOrig="700" w14:anchorId="5C1ADB23">
                  <v:shape id="_x0000_i1086" type="#_x0000_t75" style="width:138pt;height:35pt" o:ole="">
                    <v:imagedata r:id="rId109" o:title=""/>
                  </v:shape>
                  <o:OLEObject Type="Embed" ProgID="Equation.DSMT4" ShapeID="_x0000_i1086" DrawAspect="Content" ObjectID="_1675814496" r:id="rId110"/>
                </w:object>
              </w:r>
            </w:del>
          </w:p>
        </w:tc>
      </w:tr>
      <w:tr w:rsidR="00E227F5" w:rsidRPr="00E24796" w:rsidDel="00B50F2E" w14:paraId="3D6D65C3" w14:textId="373A230C" w:rsidTr="00124C79">
        <w:trPr>
          <w:trHeight w:val="584"/>
          <w:jc w:val="center"/>
          <w:del w:id="445" w:author="Abdulelah Saeed Alshehri" w:date="2021-02-04T00:55:00Z"/>
        </w:trPr>
        <w:tc>
          <w:tcPr>
            <w:tcW w:w="2610" w:type="dxa"/>
            <w:vAlign w:val="center"/>
            <w:hideMark/>
          </w:tcPr>
          <w:p w14:paraId="24DA1571" w14:textId="05855D02" w:rsidR="00E227F5" w:rsidRPr="00E24796" w:rsidDel="00B50F2E" w:rsidRDefault="00E227F5" w:rsidP="00E227F5">
            <w:pPr>
              <w:spacing w:after="240"/>
              <w:ind w:firstLine="0"/>
              <w:jc w:val="center"/>
              <w:textAlignment w:val="bottom"/>
              <w:rPr>
                <w:del w:id="446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del w:id="447" w:author="Abdulelah Saeed Alshehri" w:date="2021-02-04T00:55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delText>Permissible Exposure Limit</w:delText>
              </w:r>
              <w:r w:rsidRPr="00E24796" w:rsidDel="00B50F2E">
                <w:rPr>
                  <w:rFonts w:asciiTheme="majorBidi" w:hAnsiTheme="majorBidi" w:cstheme="majorBidi"/>
                  <w:lang w:val="en-GB"/>
                </w:rPr>
                <w:delText xml:space="preserve"> [mol/m</w:delText>
              </w:r>
              <w:r w:rsidRPr="00E24796" w:rsidDel="00B50F2E">
                <w:rPr>
                  <w:rFonts w:asciiTheme="majorBidi" w:hAnsiTheme="majorBidi" w:cstheme="majorBidi"/>
                  <w:vertAlign w:val="superscript"/>
                  <w:lang w:val="en-GB"/>
                </w:rPr>
                <w:delText>3</w:delText>
              </w:r>
              <w:r w:rsidRPr="00E24796" w:rsidDel="00B50F2E">
                <w:rPr>
                  <w:rFonts w:asciiTheme="majorBidi" w:hAnsiTheme="majorBidi" w:cstheme="majorBidi"/>
                  <w:lang w:val="en-GB"/>
                </w:rPr>
                <w:delText>]</w:delText>
              </w:r>
            </w:del>
          </w:p>
        </w:tc>
        <w:tc>
          <w:tcPr>
            <w:tcW w:w="2250" w:type="dxa"/>
            <w:vAlign w:val="center"/>
          </w:tcPr>
          <w:p w14:paraId="5D75670B" w14:textId="406E3799" w:rsidR="00E227F5" w:rsidRPr="00E24796" w:rsidDel="00B50F2E" w:rsidRDefault="00261175" w:rsidP="00261175">
            <w:pPr>
              <w:spacing w:after="240"/>
              <w:ind w:firstLine="0"/>
              <w:jc w:val="center"/>
              <w:textAlignment w:val="bottom"/>
              <w:rPr>
                <w:del w:id="448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49" w:author="Abdulelah Saeed Alshehri" w:date="2021-02-04T00:55:00Z">
              <w:r w:rsidRPr="00E24796" w:rsidDel="00B50F2E">
                <w:rPr>
                  <w:position w:val="-6"/>
                </w:rPr>
                <w:object w:dxaOrig="1340" w:dyaOrig="279" w14:anchorId="1EF5248C">
                  <v:shape id="_x0000_i1087" type="#_x0000_t75" style="width:67pt;height:14.5pt" o:ole="">
                    <v:imagedata r:id="rId111" o:title=""/>
                  </v:shape>
                  <o:OLEObject Type="Embed" ProgID="Equation.DSMT4" ShapeID="_x0000_i1087" DrawAspect="Content" ObjectID="_1675814497" r:id="rId112"/>
                </w:object>
              </w:r>
            </w:del>
          </w:p>
        </w:tc>
        <w:tc>
          <w:tcPr>
            <w:tcW w:w="4770" w:type="dxa"/>
            <w:vAlign w:val="center"/>
          </w:tcPr>
          <w:p w14:paraId="7BFEE669" w14:textId="78A6EF60" w:rsidR="00E227F5" w:rsidRPr="00E24796" w:rsidDel="00B50F2E" w:rsidRDefault="00D44FA6" w:rsidP="00E227F5">
            <w:pPr>
              <w:spacing w:after="240"/>
              <w:ind w:firstLine="0"/>
              <w:jc w:val="center"/>
              <w:textAlignment w:val="bottom"/>
              <w:rPr>
                <w:del w:id="450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51" w:author="Abdulelah Saeed Alshehri" w:date="2021-02-04T00:55:00Z">
              <w:r w:rsidRPr="00E24796" w:rsidDel="00B50F2E">
                <w:rPr>
                  <w:rFonts w:asciiTheme="majorBidi" w:hAnsiTheme="majorBidi" w:cstheme="majorBidi"/>
                  <w:position w:val="-14"/>
                </w:rPr>
                <w:object w:dxaOrig="900" w:dyaOrig="400" w14:anchorId="6E14F9ED">
                  <v:shape id="_x0000_i1088" type="#_x0000_t75" style="width:46pt;height:19.5pt" o:ole="">
                    <v:imagedata r:id="rId113" o:title=""/>
                  </v:shape>
                  <o:OLEObject Type="Embed" ProgID="Equation.DSMT4" ShapeID="_x0000_i1088" DrawAspect="Content" ObjectID="_1675814498" r:id="rId114"/>
                </w:object>
              </w:r>
            </w:del>
          </w:p>
        </w:tc>
      </w:tr>
    </w:tbl>
    <w:p w14:paraId="06441510" w14:textId="7812D7D6" w:rsidR="00FD022A" w:rsidRPr="00E24796" w:rsidRDefault="00AC5E0C" w:rsidP="00192CDF">
      <w:pPr>
        <w:pStyle w:val="Caption"/>
        <w:keepNext/>
        <w:rPr>
          <w:ins w:id="452" w:author="raf rag" w:date="2021-01-30T21:52:00Z"/>
        </w:rPr>
      </w:pPr>
      <w:r w:rsidRPr="00E24796">
        <w:br w:type="textWrapping" w:clear="all"/>
      </w:r>
      <w:r w:rsidR="00EF2C07" w:rsidRPr="00E24796">
        <w:br/>
      </w:r>
    </w:p>
    <w:p w14:paraId="2E6A5B37" w14:textId="56AA1692" w:rsidR="00F914C1" w:rsidRPr="00E24796" w:rsidDel="00B50F2E" w:rsidRDefault="006A4683" w:rsidP="00192CDF">
      <w:pPr>
        <w:pStyle w:val="Caption"/>
        <w:keepNext/>
        <w:rPr>
          <w:del w:id="453" w:author="Abdulelah Saeed Alshehri" w:date="2021-02-04T00:54:00Z"/>
          <w:b w:val="0"/>
        </w:rPr>
      </w:pPr>
      <w:del w:id="454" w:author="Abdulelah Saeed Alshehri" w:date="2021-02-04T00:54:00Z">
        <w:r w:rsidRPr="00E24796" w:rsidDel="00B50F2E">
          <w:delText>Table S</w:delText>
        </w:r>
        <w:r w:rsidR="00192CDF" w:rsidRPr="00E24796" w:rsidDel="00B50F2E">
          <w:rPr>
            <w:noProof/>
          </w:rPr>
          <w:delText>2</w:delText>
        </w:r>
        <w:r w:rsidRPr="00E24796" w:rsidDel="00B50F2E">
          <w:delText xml:space="preserve">. </w:delText>
        </w:r>
        <w:r w:rsidRPr="00E24796" w:rsidDel="00B50F2E">
          <w:rPr>
            <w:b w:val="0"/>
          </w:rPr>
          <w:delText>Detailed list of physiochemical properties in the dataset, providing information about the count, distribution, and needs.</w:delText>
        </w:r>
      </w:del>
    </w:p>
    <w:tbl>
      <w:tblPr>
        <w:tblStyle w:val="PlainTable3"/>
        <w:tblW w:w="10440" w:type="dxa"/>
        <w:jc w:val="center"/>
        <w:tblLayout w:type="fixed"/>
        <w:tblLook w:val="0420" w:firstRow="1" w:lastRow="0" w:firstColumn="0" w:lastColumn="0" w:noHBand="0" w:noVBand="1"/>
      </w:tblPr>
      <w:tblGrid>
        <w:gridCol w:w="1440"/>
        <w:gridCol w:w="1170"/>
        <w:gridCol w:w="720"/>
        <w:gridCol w:w="3420"/>
        <w:gridCol w:w="3690"/>
      </w:tblGrid>
      <w:tr w:rsidR="006A4683" w:rsidRPr="00E24796" w:rsidDel="00B50F2E" w14:paraId="346B093C" w14:textId="639DB49F" w:rsidTr="006A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  <w:del w:id="455" w:author="Abdulelah Saeed Alshehri" w:date="2021-02-04T00:54:00Z"/>
        </w:trPr>
        <w:tc>
          <w:tcPr>
            <w:tcW w:w="1440" w:type="dxa"/>
            <w:shd w:val="clear" w:color="auto" w:fill="FFFFFF" w:themeFill="background1"/>
            <w:vAlign w:val="center"/>
            <w:hideMark/>
          </w:tcPr>
          <w:p w14:paraId="1A71EC65" w14:textId="25BB86B7" w:rsidR="006A4683" w:rsidRPr="00E24796" w:rsidDel="00B50F2E" w:rsidRDefault="006A4683" w:rsidP="006A4683">
            <w:pPr>
              <w:ind w:firstLine="0"/>
              <w:jc w:val="center"/>
              <w:rPr>
                <w:del w:id="45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5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Property</w:delText>
              </w:r>
            </w:del>
          </w:p>
        </w:tc>
        <w:tc>
          <w:tcPr>
            <w:tcW w:w="1170" w:type="dxa"/>
            <w:shd w:val="clear" w:color="auto" w:fill="FFFFFF" w:themeFill="background1"/>
            <w:vAlign w:val="center"/>
          </w:tcPr>
          <w:p w14:paraId="1F869312" w14:textId="262BDD05" w:rsidR="006A4683" w:rsidRPr="00E24796" w:rsidDel="00B50F2E" w:rsidRDefault="006A4683" w:rsidP="006A4683">
            <w:pPr>
              <w:ind w:firstLine="0"/>
              <w:jc w:val="center"/>
              <w:rPr>
                <w:del w:id="458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del w:id="45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sYMBOL</w:delText>
              </w:r>
            </w:del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8C4CBBF" w14:textId="7BCAC7AE" w:rsidR="006A4683" w:rsidRPr="00E24796" w:rsidDel="00B50F2E" w:rsidRDefault="006A4683" w:rsidP="006A4683">
            <w:pPr>
              <w:ind w:firstLine="0"/>
              <w:jc w:val="center"/>
              <w:rPr>
                <w:del w:id="460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del w:id="46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n</w:delText>
              </w:r>
            </w:del>
          </w:p>
        </w:tc>
        <w:tc>
          <w:tcPr>
            <w:tcW w:w="3420" w:type="dxa"/>
            <w:shd w:val="clear" w:color="auto" w:fill="FFFFFF" w:themeFill="background1"/>
            <w:vAlign w:val="center"/>
            <w:hideMark/>
          </w:tcPr>
          <w:p w14:paraId="00C90654" w14:textId="21C9A24B" w:rsidR="006A4683" w:rsidRPr="00E24796" w:rsidDel="00B50F2E" w:rsidRDefault="006A4683" w:rsidP="006A4683">
            <w:pPr>
              <w:ind w:firstLine="0"/>
              <w:jc w:val="center"/>
              <w:rPr>
                <w:del w:id="46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6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dATA dIsTRIBUTION</w:delText>
              </w:r>
            </w:del>
          </w:p>
        </w:tc>
        <w:tc>
          <w:tcPr>
            <w:tcW w:w="3690" w:type="dxa"/>
            <w:shd w:val="clear" w:color="auto" w:fill="FFFFFF" w:themeFill="background1"/>
            <w:vAlign w:val="center"/>
            <w:hideMark/>
          </w:tcPr>
          <w:p w14:paraId="3B0470E0" w14:textId="4586E8CC" w:rsidR="006A4683" w:rsidRPr="00E24796" w:rsidDel="00B50F2E" w:rsidRDefault="006A4683" w:rsidP="006A4683">
            <w:pPr>
              <w:ind w:firstLine="0"/>
              <w:jc w:val="center"/>
              <w:rPr>
                <w:del w:id="46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6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val="pl-PL" w:eastAsia="en-US"/>
                </w:rPr>
                <w:delText>Needs</w:delText>
              </w:r>
            </w:del>
          </w:p>
        </w:tc>
      </w:tr>
      <w:tr w:rsidR="006A4683" w:rsidRPr="00E24796" w:rsidDel="00B50F2E" w14:paraId="29A2384F" w14:textId="6655FA1A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  <w:del w:id="466" w:author="Abdulelah Saeed Alshehri" w:date="2021-02-04T00:54:00Z"/>
        </w:trPr>
        <w:tc>
          <w:tcPr>
            <w:tcW w:w="1440" w:type="dxa"/>
            <w:vAlign w:val="center"/>
            <w:hideMark/>
          </w:tcPr>
          <w:p w14:paraId="094E0929" w14:textId="5C47F6AE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6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6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Octanol-Water Partition Coefficient</w:delText>
              </w:r>
            </w:del>
          </w:p>
        </w:tc>
        <w:tc>
          <w:tcPr>
            <w:tcW w:w="1170" w:type="dxa"/>
            <w:vAlign w:val="center"/>
          </w:tcPr>
          <w:p w14:paraId="11C20C84" w14:textId="4FCF692C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69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7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LogP</w:delText>
              </w:r>
            </w:del>
          </w:p>
        </w:tc>
        <w:tc>
          <w:tcPr>
            <w:tcW w:w="720" w:type="dxa"/>
            <w:vAlign w:val="center"/>
          </w:tcPr>
          <w:p w14:paraId="5C66D448" w14:textId="63028F67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71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7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12193</w:delText>
              </w:r>
            </w:del>
          </w:p>
        </w:tc>
        <w:tc>
          <w:tcPr>
            <w:tcW w:w="3420" w:type="dxa"/>
            <w:vAlign w:val="center"/>
          </w:tcPr>
          <w:p w14:paraId="6FEAAE10" w14:textId="7D68CC5D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73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7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0146F94B" wp14:editId="1AD650D2">
                    <wp:extent cx="2194560" cy="1463040"/>
                    <wp:effectExtent l="0" t="0" r="0" b="3810"/>
                    <wp:docPr id="84" name="Picture 84" descr="C:\Users\asa279\Desktop\MyGitHub\ML-PropertyEstimation\Overall Results\19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3" descr="C:\Users\asa279\Desktop\MyGitHub\ML-PropertyEstimation\Overall Results\19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  <w:hideMark/>
          </w:tcPr>
          <w:p w14:paraId="192488D6" w14:textId="03B58903" w:rsidR="006A4683" w:rsidRPr="00E24796" w:rsidDel="00B50F2E" w:rsidRDefault="006A4683" w:rsidP="006A4683">
            <w:pPr>
              <w:ind w:firstLine="0"/>
              <w:jc w:val="center"/>
              <w:rPr>
                <w:del w:id="475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7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>Biological activity, environmental risk assessment, transport evaluation</w:delText>
              </w:r>
            </w:del>
          </w:p>
        </w:tc>
      </w:tr>
      <w:tr w:rsidR="006A4683" w:rsidRPr="00E24796" w:rsidDel="00B50F2E" w14:paraId="477E0993" w14:textId="373B287F" w:rsidTr="006A4683">
        <w:trPr>
          <w:trHeight w:val="584"/>
          <w:jc w:val="center"/>
          <w:del w:id="477" w:author="Abdulelah Saeed Alshehri" w:date="2021-02-04T00:54:00Z"/>
        </w:trPr>
        <w:tc>
          <w:tcPr>
            <w:tcW w:w="1440" w:type="dxa"/>
            <w:vAlign w:val="center"/>
            <w:hideMark/>
          </w:tcPr>
          <w:p w14:paraId="4F56FBE0" w14:textId="45BFCD83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7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7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Normal Melting Point [K]</w:delText>
              </w:r>
            </w:del>
          </w:p>
        </w:tc>
        <w:tc>
          <w:tcPr>
            <w:tcW w:w="1170" w:type="dxa"/>
            <w:vAlign w:val="center"/>
          </w:tcPr>
          <w:p w14:paraId="57099DA9" w14:textId="7EF23A17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80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8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T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m</w:delText>
              </w:r>
            </w:del>
          </w:p>
        </w:tc>
        <w:tc>
          <w:tcPr>
            <w:tcW w:w="720" w:type="dxa"/>
            <w:vAlign w:val="center"/>
          </w:tcPr>
          <w:p w14:paraId="26F23BB5" w14:textId="2DAB775F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82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8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9249</w:delText>
              </w:r>
            </w:del>
          </w:p>
        </w:tc>
        <w:tc>
          <w:tcPr>
            <w:tcW w:w="3420" w:type="dxa"/>
            <w:vAlign w:val="center"/>
          </w:tcPr>
          <w:p w14:paraId="35E94407" w14:textId="33A84744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8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8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2AE73FF7" wp14:editId="048DA423">
                    <wp:extent cx="2194560" cy="1463040"/>
                    <wp:effectExtent l="0" t="0" r="0" b="3810"/>
                    <wp:docPr id="85" name="Picture 85" descr="C:\Users\asa279\Desktop\MyGitHub\ML-PropertyEstimation\Overall Results\18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2" descr="C:\Users\asa279\Desktop\MyGitHub\ML-PropertyEstimation\Overall Results\18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  <w:hideMark/>
          </w:tcPr>
          <w:p w14:paraId="50E3A000" w14:textId="50AA7AF0" w:rsidR="006A4683" w:rsidRPr="00E24796" w:rsidDel="00B50F2E" w:rsidRDefault="006A4683" w:rsidP="006A4683">
            <w:pPr>
              <w:ind w:firstLine="0"/>
              <w:jc w:val="center"/>
              <w:rPr>
                <w:del w:id="48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87" w:author="Abdulelah Saeed Alshehri" w:date="2021-02-04T00:54:00Z">
              <w:r w:rsidRPr="00E24796" w:rsidDel="00B50F2E">
                <w:rPr>
                  <w:rFonts w:asciiTheme="majorBidi" w:hAnsiTheme="majorBidi" w:cstheme="majorBidi"/>
                  <w:sz w:val="20"/>
                  <w:szCs w:val="20"/>
                </w:rPr>
                <w:delText>Phase identity, SLE analysis, chemical evaluation</w:delText>
              </w:r>
            </w:del>
          </w:p>
        </w:tc>
      </w:tr>
      <w:tr w:rsidR="006A4683" w:rsidRPr="00E24796" w:rsidDel="00B50F2E" w14:paraId="19D7BEAE" w14:textId="267925EA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488" w:author="Abdulelah Saeed Alshehri" w:date="2021-02-04T00:54:00Z"/>
        </w:trPr>
        <w:tc>
          <w:tcPr>
            <w:tcW w:w="1440" w:type="dxa"/>
            <w:vAlign w:val="center"/>
            <w:hideMark/>
          </w:tcPr>
          <w:p w14:paraId="4942239E" w14:textId="413A41B0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8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9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Normal Boiling Point [K]</w:delText>
              </w:r>
            </w:del>
          </w:p>
        </w:tc>
        <w:tc>
          <w:tcPr>
            <w:tcW w:w="1170" w:type="dxa"/>
            <w:vAlign w:val="center"/>
          </w:tcPr>
          <w:p w14:paraId="095D4EBA" w14:textId="03358FB0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91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9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T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b</w:delText>
              </w:r>
            </w:del>
          </w:p>
        </w:tc>
        <w:tc>
          <w:tcPr>
            <w:tcW w:w="720" w:type="dxa"/>
            <w:vAlign w:val="center"/>
          </w:tcPr>
          <w:p w14:paraId="5BA1DF61" w14:textId="38D613FA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9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49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5276</w:delText>
              </w:r>
            </w:del>
          </w:p>
        </w:tc>
        <w:tc>
          <w:tcPr>
            <w:tcW w:w="3420" w:type="dxa"/>
            <w:vAlign w:val="center"/>
          </w:tcPr>
          <w:p w14:paraId="6C0373B6" w14:textId="4B7ACD50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495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9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48DE93CA" wp14:editId="1DD89001">
                    <wp:extent cx="2194560" cy="1463040"/>
                    <wp:effectExtent l="0" t="0" r="0" b="3810"/>
                    <wp:docPr id="86" name="Picture 86" descr="C:\Users\asa279\Desktop\MyGitHub\ML-PropertyEstimation\Overall Results\17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1" descr="C:\Users\asa279\Desktop\MyGitHub\ML-PropertyEstimation\Overall Results\17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5B7B0766" w14:textId="2330E976" w:rsidR="006A4683" w:rsidRPr="00E24796" w:rsidDel="00B50F2E" w:rsidRDefault="006A4683" w:rsidP="006A4683">
            <w:pPr>
              <w:ind w:firstLine="0"/>
              <w:jc w:val="center"/>
              <w:rPr>
                <w:del w:id="49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49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 xml:space="preserve">Phase identity, VLE analysis, volatility </w:delText>
              </w:r>
            </w:del>
          </w:p>
        </w:tc>
      </w:tr>
      <w:tr w:rsidR="006A4683" w:rsidRPr="00E24796" w:rsidDel="00B50F2E" w14:paraId="754E365B" w14:textId="6560EDE9" w:rsidTr="006A4683">
        <w:trPr>
          <w:trHeight w:val="584"/>
          <w:jc w:val="center"/>
          <w:del w:id="499" w:author="Abdulelah Saeed Alshehri" w:date="2021-02-04T00:54:00Z"/>
        </w:trPr>
        <w:tc>
          <w:tcPr>
            <w:tcW w:w="1440" w:type="dxa"/>
            <w:vAlign w:val="center"/>
            <w:hideMark/>
          </w:tcPr>
          <w:p w14:paraId="04BADEE6" w14:textId="1597034E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0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0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Oral Rat [mol/kg]</w:delText>
              </w:r>
            </w:del>
          </w:p>
        </w:tc>
        <w:tc>
          <w:tcPr>
            <w:tcW w:w="1170" w:type="dxa"/>
            <w:vAlign w:val="center"/>
          </w:tcPr>
          <w:p w14:paraId="1005CE30" w14:textId="5D667EDB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02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0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LD50</w:delText>
              </w:r>
            </w:del>
          </w:p>
        </w:tc>
        <w:tc>
          <w:tcPr>
            <w:tcW w:w="720" w:type="dxa"/>
            <w:vAlign w:val="center"/>
          </w:tcPr>
          <w:p w14:paraId="49C3B67E" w14:textId="401D8840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04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0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4904</w:delText>
              </w:r>
            </w:del>
          </w:p>
        </w:tc>
        <w:tc>
          <w:tcPr>
            <w:tcW w:w="3420" w:type="dxa"/>
            <w:vAlign w:val="center"/>
          </w:tcPr>
          <w:p w14:paraId="743CDC4F" w14:textId="64A90C9C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0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0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18192978" wp14:editId="18588F6D">
                    <wp:extent cx="2194560" cy="1463040"/>
                    <wp:effectExtent l="0" t="0" r="0" b="3810"/>
                    <wp:docPr id="87" name="Picture 87" descr="C:\Users\asa279\Desktop\MyGitHub\ML-PropertyEstimation\Overall Results\16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6" descr="C:\Users\asa279\Desktop\MyGitHub\ML-PropertyEstimation\Overall Results\16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5DDCA90D" w14:textId="2905FA52" w:rsidR="006A4683" w:rsidRPr="00E24796" w:rsidDel="00B50F2E" w:rsidRDefault="006A4683" w:rsidP="006A4683">
            <w:pPr>
              <w:ind w:firstLine="0"/>
              <w:jc w:val="center"/>
              <w:rPr>
                <w:del w:id="50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0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>Toxicity evaluation, risk assessment</w:delText>
              </w:r>
            </w:del>
          </w:p>
        </w:tc>
      </w:tr>
      <w:tr w:rsidR="006A4683" w:rsidRPr="00E24796" w:rsidDel="00B50F2E" w14:paraId="7AFC97EE" w14:textId="2280918D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510" w:author="Abdulelah Saeed Alshehri" w:date="2021-02-04T00:54:00Z"/>
        </w:trPr>
        <w:tc>
          <w:tcPr>
            <w:tcW w:w="1440" w:type="dxa"/>
            <w:vAlign w:val="center"/>
            <w:hideMark/>
          </w:tcPr>
          <w:p w14:paraId="54882AB5" w14:textId="0E17AA8D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1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1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Aqueous Solubility [mol/L]</w:delText>
              </w:r>
            </w:del>
          </w:p>
        </w:tc>
        <w:tc>
          <w:tcPr>
            <w:tcW w:w="1170" w:type="dxa"/>
            <w:vAlign w:val="center"/>
          </w:tcPr>
          <w:p w14:paraId="06DB4018" w14:textId="1FCAABB2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1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1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LogW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s</w:delText>
              </w:r>
            </w:del>
          </w:p>
        </w:tc>
        <w:tc>
          <w:tcPr>
            <w:tcW w:w="720" w:type="dxa"/>
            <w:vAlign w:val="center"/>
          </w:tcPr>
          <w:p w14:paraId="24368022" w14:textId="3D29850F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15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1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2565</w:delText>
              </w:r>
            </w:del>
          </w:p>
        </w:tc>
        <w:tc>
          <w:tcPr>
            <w:tcW w:w="3420" w:type="dxa"/>
            <w:vAlign w:val="center"/>
          </w:tcPr>
          <w:p w14:paraId="59DE60A8" w14:textId="15DDA181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1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1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1883103B" wp14:editId="771273C8">
                    <wp:extent cx="2194560" cy="1463040"/>
                    <wp:effectExtent l="0" t="0" r="0" b="3810"/>
                    <wp:docPr id="88" name="Picture 88" descr="C:\Users\asa279\Desktop\MyGitHub\ML-PropertyEstimation\Overall Results\15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5" descr="C:\Users\asa279\Desktop\MyGitHub\ML-PropertyEstimation\Overall Results\15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432EF1BC" w14:textId="0331A481" w:rsidR="006A4683" w:rsidRPr="00E24796" w:rsidDel="00B50F2E" w:rsidRDefault="006A4683" w:rsidP="006A4683">
            <w:pPr>
              <w:ind w:firstLine="0"/>
              <w:jc w:val="center"/>
              <w:rPr>
                <w:del w:id="51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2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>Biological activity, environmental risk assessment, transport evaluation</w:delText>
              </w:r>
            </w:del>
          </w:p>
        </w:tc>
      </w:tr>
      <w:tr w:rsidR="006A4683" w:rsidRPr="00E24796" w:rsidDel="00B50F2E" w14:paraId="0DAA8F4A" w14:textId="11F3504E" w:rsidTr="006A4683">
        <w:trPr>
          <w:trHeight w:val="584"/>
          <w:jc w:val="center"/>
          <w:del w:id="521" w:author="Abdulelah Saeed Alshehri" w:date="2021-02-04T00:54:00Z"/>
        </w:trPr>
        <w:tc>
          <w:tcPr>
            <w:tcW w:w="1440" w:type="dxa"/>
            <w:vAlign w:val="center"/>
          </w:tcPr>
          <w:p w14:paraId="475D6F1C" w14:textId="395C99E7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22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2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Acid Dissociation Constant</w:delText>
              </w:r>
            </w:del>
          </w:p>
        </w:tc>
        <w:tc>
          <w:tcPr>
            <w:tcW w:w="1170" w:type="dxa"/>
            <w:vAlign w:val="center"/>
          </w:tcPr>
          <w:p w14:paraId="667C6381" w14:textId="6C92CA05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24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2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pK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a</w:delText>
              </w:r>
            </w:del>
          </w:p>
        </w:tc>
        <w:tc>
          <w:tcPr>
            <w:tcW w:w="720" w:type="dxa"/>
            <w:vAlign w:val="center"/>
          </w:tcPr>
          <w:p w14:paraId="4D024000" w14:textId="565D2145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26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2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1634</w:delText>
              </w:r>
            </w:del>
          </w:p>
        </w:tc>
        <w:tc>
          <w:tcPr>
            <w:tcW w:w="3420" w:type="dxa"/>
            <w:vAlign w:val="center"/>
          </w:tcPr>
          <w:p w14:paraId="6A5E2EAB" w14:textId="130FB0C4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2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2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19F0C362" wp14:editId="448446AA">
                    <wp:extent cx="2194560" cy="1463040"/>
                    <wp:effectExtent l="0" t="0" r="0" b="3810"/>
                    <wp:docPr id="89" name="Picture 89" descr="C:\Users\asa279\Desktop\MyGitHub\ML-PropertyEstimation\Overall Results\14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4" descr="C:\Users\asa279\Desktop\MyGitHub\ML-PropertyEstimation\Overall Results\14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3A313AD3" w14:textId="6E88D229" w:rsidR="006A4683" w:rsidRPr="00E24796" w:rsidDel="00B50F2E" w:rsidRDefault="006A4683" w:rsidP="006A4683">
            <w:pPr>
              <w:ind w:firstLine="0"/>
              <w:jc w:val="center"/>
              <w:rPr>
                <w:del w:id="530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del w:id="53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Biological activity, reactivity evaluation, risk assessment,</w:delText>
              </w:r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 xml:space="preserve"> transport evaluation</w:delText>
              </w:r>
            </w:del>
          </w:p>
        </w:tc>
      </w:tr>
      <w:tr w:rsidR="006A4683" w:rsidRPr="00E24796" w:rsidDel="00B50F2E" w14:paraId="32A6F896" w14:textId="70D7422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532" w:author="Abdulelah Saeed Alshehri" w:date="2021-02-04T00:54:00Z"/>
        </w:trPr>
        <w:tc>
          <w:tcPr>
            <w:tcW w:w="1440" w:type="dxa"/>
            <w:vAlign w:val="center"/>
          </w:tcPr>
          <w:p w14:paraId="6347CD2B" w14:textId="50D02BC0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3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3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Hildebrandt Solubility Parameter at 298 K [MPa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perscript"/>
                  <w:lang w:eastAsia="en-US"/>
                </w:rPr>
                <w:delText>1/2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]</w:delText>
              </w:r>
            </w:del>
          </w:p>
        </w:tc>
        <w:tc>
          <w:tcPr>
            <w:tcW w:w="1170" w:type="dxa"/>
            <w:vAlign w:val="center"/>
          </w:tcPr>
          <w:p w14:paraId="5496C8CE" w14:textId="5D2B4C86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35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3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HSolP</w:delText>
              </w:r>
            </w:del>
          </w:p>
        </w:tc>
        <w:tc>
          <w:tcPr>
            <w:tcW w:w="720" w:type="dxa"/>
            <w:vAlign w:val="center"/>
          </w:tcPr>
          <w:p w14:paraId="37A26D0A" w14:textId="6123A079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37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3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1384</w:delText>
              </w:r>
            </w:del>
          </w:p>
        </w:tc>
        <w:tc>
          <w:tcPr>
            <w:tcW w:w="3420" w:type="dxa"/>
            <w:vAlign w:val="center"/>
          </w:tcPr>
          <w:p w14:paraId="6D3DE92E" w14:textId="00D2B245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39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4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kern w:val="24"/>
                  <w:sz w:val="20"/>
                  <w:szCs w:val="20"/>
                  <w:lang w:eastAsia="en-US"/>
                </w:rPr>
                <w:drawing>
                  <wp:inline distT="0" distB="0" distL="0" distR="0" wp14:anchorId="2197CD37" wp14:editId="57A86835">
                    <wp:extent cx="2194560" cy="1463040"/>
                    <wp:effectExtent l="0" t="0" r="0" b="3810"/>
                    <wp:docPr id="90" name="Picture 90" descr="C:\Users\asa279\Desktop\MyGitHub\ML-PropertyEstimation\Overall Results\13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3" descr="C:\Users\asa279\Desktop\MyGitHub\ML-PropertyEstimation\Overall Results\13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7B276DA9" w14:textId="193A68E8" w:rsidR="006A4683" w:rsidRPr="00E24796" w:rsidDel="00B50F2E" w:rsidRDefault="006A4683" w:rsidP="006A4683">
            <w:pPr>
              <w:ind w:firstLine="0"/>
              <w:jc w:val="center"/>
              <w:rPr>
                <w:del w:id="541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del w:id="54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 xml:space="preserve">Equilibrium analysis, solute-solvent interactions, biological activity </w:delText>
              </w:r>
            </w:del>
          </w:p>
        </w:tc>
      </w:tr>
      <w:tr w:rsidR="006A4683" w:rsidRPr="00E24796" w:rsidDel="00B50F2E" w14:paraId="4B37CECF" w14:textId="49FF1BBE" w:rsidTr="006A4683">
        <w:trPr>
          <w:trHeight w:val="584"/>
          <w:jc w:val="center"/>
          <w:del w:id="543" w:author="Abdulelah Saeed Alshehri" w:date="2021-02-04T00:54:00Z"/>
        </w:trPr>
        <w:tc>
          <w:tcPr>
            <w:tcW w:w="1440" w:type="dxa"/>
            <w:vAlign w:val="center"/>
            <w:hideMark/>
          </w:tcPr>
          <w:p w14:paraId="4A9B66A3" w14:textId="7D7312D7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4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4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Standard Enthalpy Of Formation [kJ/mol]</w:delText>
              </w:r>
            </w:del>
          </w:p>
        </w:tc>
        <w:tc>
          <w:tcPr>
            <w:tcW w:w="1170" w:type="dxa"/>
            <w:vAlign w:val="center"/>
          </w:tcPr>
          <w:p w14:paraId="46BD5461" w14:textId="12B730C3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46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4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H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f</w:delText>
              </w:r>
            </w:del>
          </w:p>
        </w:tc>
        <w:tc>
          <w:tcPr>
            <w:tcW w:w="720" w:type="dxa"/>
            <w:vAlign w:val="center"/>
          </w:tcPr>
          <w:p w14:paraId="685AECEB" w14:textId="18D669A8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48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4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1059</w:delText>
              </w:r>
            </w:del>
          </w:p>
        </w:tc>
        <w:tc>
          <w:tcPr>
            <w:tcW w:w="3420" w:type="dxa"/>
            <w:vAlign w:val="center"/>
          </w:tcPr>
          <w:p w14:paraId="033FF1DB" w14:textId="3AAF7603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5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5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72B2A00E" wp14:editId="49B31B04">
                    <wp:extent cx="2194560" cy="1463040"/>
                    <wp:effectExtent l="0" t="0" r="0" b="3810"/>
                    <wp:docPr id="91" name="Picture 91" descr="C:\Users\asa279\Desktop\MyGitHub\ML-PropertyEstimation\Overall Results\12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2" descr="C:\Users\asa279\Desktop\MyGitHub\ML-PropertyEstimation\Overall Results\12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472E030C" w14:textId="117ED6B2" w:rsidR="006A4683" w:rsidRPr="00E24796" w:rsidDel="00B50F2E" w:rsidRDefault="006A4683" w:rsidP="006A4683">
            <w:pPr>
              <w:ind w:firstLine="0"/>
              <w:jc w:val="center"/>
              <w:rPr>
                <w:del w:id="55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5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Equilibrium analysis, reactivity and kinetics evaluation</w:delText>
              </w:r>
            </w:del>
          </w:p>
        </w:tc>
      </w:tr>
      <w:tr w:rsidR="006A4683" w:rsidRPr="00E24796" w:rsidDel="00B50F2E" w14:paraId="68BB4673" w14:textId="0A5CC3E1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554" w:author="Abdulelah Saeed Alshehri" w:date="2021-02-04T00:54:00Z"/>
        </w:trPr>
        <w:tc>
          <w:tcPr>
            <w:tcW w:w="1440" w:type="dxa"/>
            <w:vAlign w:val="center"/>
          </w:tcPr>
          <w:p w14:paraId="3705B7D0" w14:textId="30728EA4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55" w:author="Abdulelah Saeed Alshehri" w:date="2021-02-04T00:54:00Z"/>
                <w:rFonts w:eastAsia="Times New Roman"/>
                <w:color w:val="auto"/>
                <w:sz w:val="20"/>
                <w:szCs w:val="20"/>
                <w:lang w:eastAsia="en-US"/>
              </w:rPr>
            </w:pPr>
            <w:del w:id="55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Liquid Molar Volume at 298K [cc/mol]</w:delText>
              </w:r>
            </w:del>
          </w:p>
        </w:tc>
        <w:tc>
          <w:tcPr>
            <w:tcW w:w="1170" w:type="dxa"/>
            <w:vAlign w:val="center"/>
          </w:tcPr>
          <w:p w14:paraId="71696D84" w14:textId="4C5CEF54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57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5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L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mv</w:delText>
              </w:r>
            </w:del>
          </w:p>
        </w:tc>
        <w:tc>
          <w:tcPr>
            <w:tcW w:w="720" w:type="dxa"/>
            <w:vAlign w:val="center"/>
          </w:tcPr>
          <w:p w14:paraId="749B61AD" w14:textId="245634D2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59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6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1059</w:delText>
              </w:r>
            </w:del>
          </w:p>
        </w:tc>
        <w:tc>
          <w:tcPr>
            <w:tcW w:w="3420" w:type="dxa"/>
            <w:vAlign w:val="center"/>
          </w:tcPr>
          <w:p w14:paraId="07FF2C74" w14:textId="03D25F8A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61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6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kern w:val="24"/>
                  <w:sz w:val="20"/>
                  <w:szCs w:val="20"/>
                  <w:lang w:eastAsia="en-US"/>
                </w:rPr>
                <w:drawing>
                  <wp:inline distT="0" distB="0" distL="0" distR="0" wp14:anchorId="772051E0" wp14:editId="2DF1EE05">
                    <wp:extent cx="2194560" cy="1463040"/>
                    <wp:effectExtent l="0" t="0" r="0" b="3810"/>
                    <wp:docPr id="92" name="Picture 92" descr="C:\Users\asa279\Desktop\MyGitHub\ML-PropertyEstimation\Overall Results\11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1" descr="C:\Users\asa279\Desktop\MyGitHub\ML-PropertyEstimation\Overall Results\11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63590254" w14:textId="526BBDCA" w:rsidR="006A4683" w:rsidRPr="00E24796" w:rsidDel="00B50F2E" w:rsidRDefault="006A4683" w:rsidP="006A4683">
            <w:pPr>
              <w:ind w:firstLine="0"/>
              <w:jc w:val="center"/>
              <w:rPr>
                <w:del w:id="563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del w:id="56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Equilibrium analysis, chemical evaluation</w:delText>
              </w:r>
            </w:del>
          </w:p>
        </w:tc>
      </w:tr>
      <w:tr w:rsidR="006A4683" w:rsidRPr="00E24796" w:rsidDel="00B50F2E" w14:paraId="4930950E" w14:textId="690AD3C9" w:rsidTr="006A4683">
        <w:trPr>
          <w:trHeight w:val="584"/>
          <w:jc w:val="center"/>
          <w:del w:id="565" w:author="Abdulelah Saeed Alshehri" w:date="2021-02-04T00:54:00Z"/>
        </w:trPr>
        <w:tc>
          <w:tcPr>
            <w:tcW w:w="1440" w:type="dxa"/>
            <w:vAlign w:val="center"/>
            <w:hideMark/>
          </w:tcPr>
          <w:p w14:paraId="738AA63B" w14:textId="7C12D8F7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6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6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Critical Temperature [K]</w:delText>
              </w:r>
            </w:del>
          </w:p>
        </w:tc>
        <w:tc>
          <w:tcPr>
            <w:tcW w:w="1170" w:type="dxa"/>
            <w:vAlign w:val="center"/>
          </w:tcPr>
          <w:p w14:paraId="29181A53" w14:textId="40E3C504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68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6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T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c</w:delText>
              </w:r>
            </w:del>
          </w:p>
        </w:tc>
        <w:tc>
          <w:tcPr>
            <w:tcW w:w="720" w:type="dxa"/>
            <w:vAlign w:val="center"/>
          </w:tcPr>
          <w:p w14:paraId="1CB6A36B" w14:textId="7D0A1081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70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7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776</w:delText>
              </w:r>
            </w:del>
          </w:p>
        </w:tc>
        <w:tc>
          <w:tcPr>
            <w:tcW w:w="3420" w:type="dxa"/>
            <w:vAlign w:val="center"/>
          </w:tcPr>
          <w:p w14:paraId="25A7FB5E" w14:textId="49A7B703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7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7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3545022B" wp14:editId="337108FC">
                    <wp:extent cx="2194560" cy="1463040"/>
                    <wp:effectExtent l="0" t="0" r="0" b="3810"/>
                    <wp:docPr id="93" name="Picture 93" descr="C:\Users\asa279\Desktop\MyGitHub\ML-PropertyEstimation\Overall Results\10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0" descr="C:\Users\asa279\Desktop\MyGitHub\ML-PropertyEstimation\Overall Results\10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3863012B" w14:textId="1644D0CC" w:rsidR="006A4683" w:rsidRPr="00E24796" w:rsidDel="00B50F2E" w:rsidRDefault="006A4683" w:rsidP="006A4683">
            <w:pPr>
              <w:ind w:firstLine="0"/>
              <w:jc w:val="center"/>
              <w:rPr>
                <w:del w:id="57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7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 xml:space="preserve">Phase identity, VLE analysis, volatility </w:delText>
              </w:r>
            </w:del>
          </w:p>
        </w:tc>
      </w:tr>
      <w:tr w:rsidR="006A4683" w:rsidRPr="00E24796" w:rsidDel="00B50F2E" w14:paraId="61C2F3C3" w14:textId="109D6C65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576" w:author="Abdulelah Saeed Alshehri" w:date="2021-02-04T00:54:00Z"/>
        </w:trPr>
        <w:tc>
          <w:tcPr>
            <w:tcW w:w="1440" w:type="dxa"/>
            <w:vAlign w:val="center"/>
            <w:hideMark/>
          </w:tcPr>
          <w:p w14:paraId="67D30A08" w14:textId="2CC7D74E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7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7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 xml:space="preserve">Critical Pressure </w:delText>
              </w:r>
              <w:r w:rsidRPr="00E24796" w:rsidDel="00B50F2E">
                <w:rPr>
                  <w:sz w:val="20"/>
                  <w:szCs w:val="20"/>
                </w:rPr>
                <w:delText xml:space="preserve"> 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[bar]</w:delText>
              </w:r>
            </w:del>
          </w:p>
        </w:tc>
        <w:tc>
          <w:tcPr>
            <w:tcW w:w="1170" w:type="dxa"/>
            <w:vAlign w:val="center"/>
          </w:tcPr>
          <w:p w14:paraId="2634CDD8" w14:textId="1744C68F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79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8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P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c</w:delText>
              </w:r>
            </w:del>
          </w:p>
        </w:tc>
        <w:tc>
          <w:tcPr>
            <w:tcW w:w="720" w:type="dxa"/>
            <w:vAlign w:val="center"/>
          </w:tcPr>
          <w:p w14:paraId="52C99163" w14:textId="44821C9D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81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8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774</w:delText>
              </w:r>
            </w:del>
          </w:p>
        </w:tc>
        <w:tc>
          <w:tcPr>
            <w:tcW w:w="3420" w:type="dxa"/>
            <w:vAlign w:val="center"/>
          </w:tcPr>
          <w:p w14:paraId="19DB6C77" w14:textId="1911EF37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83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8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12726B77" wp14:editId="4A916562">
                    <wp:extent cx="2194560" cy="1463040"/>
                    <wp:effectExtent l="0" t="0" r="0" b="3810"/>
                    <wp:docPr id="94" name="Picture 94" descr="C:\Users\asa279\Desktop\MyGitHub\ML-PropertyEstimation\Overall Results\9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8" descr="C:\Users\asa279\Desktop\MyGitHub\ML-PropertyEstimation\Overall Results\9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11DCE17B" w14:textId="61A4F6D0" w:rsidR="006A4683" w:rsidRPr="00E24796" w:rsidDel="00B50F2E" w:rsidRDefault="006A4683" w:rsidP="006A4683">
            <w:pPr>
              <w:ind w:firstLine="0"/>
              <w:jc w:val="center"/>
              <w:rPr>
                <w:del w:id="585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8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 xml:space="preserve">Phase identity, VLE analysis, volatility </w:delText>
              </w:r>
            </w:del>
          </w:p>
        </w:tc>
      </w:tr>
      <w:tr w:rsidR="006A4683" w:rsidRPr="00E24796" w:rsidDel="00B50F2E" w14:paraId="60C38DB9" w14:textId="75EA2AA6" w:rsidTr="006A4683">
        <w:trPr>
          <w:trHeight w:val="584"/>
          <w:jc w:val="center"/>
          <w:del w:id="587" w:author="Abdulelah Saeed Alshehri" w:date="2021-02-04T00:54:00Z"/>
        </w:trPr>
        <w:tc>
          <w:tcPr>
            <w:tcW w:w="1440" w:type="dxa"/>
            <w:vAlign w:val="center"/>
            <w:hideMark/>
          </w:tcPr>
          <w:p w14:paraId="0F0E7601" w14:textId="6795F225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8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8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Critical Volume</w:delText>
              </w:r>
              <w:r w:rsidRPr="00E24796" w:rsidDel="00B50F2E">
                <w:rPr>
                  <w:sz w:val="20"/>
                  <w:szCs w:val="20"/>
                </w:rPr>
                <w:delText xml:space="preserve"> 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[cc/mol]</w:delText>
              </w:r>
            </w:del>
          </w:p>
        </w:tc>
        <w:tc>
          <w:tcPr>
            <w:tcW w:w="1170" w:type="dxa"/>
            <w:vAlign w:val="center"/>
          </w:tcPr>
          <w:p w14:paraId="38D1C900" w14:textId="10761520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90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9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V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c</w:delText>
              </w:r>
            </w:del>
          </w:p>
        </w:tc>
        <w:tc>
          <w:tcPr>
            <w:tcW w:w="720" w:type="dxa"/>
            <w:vAlign w:val="center"/>
          </w:tcPr>
          <w:p w14:paraId="6318C729" w14:textId="1D15158A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92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59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773</w:delText>
              </w:r>
            </w:del>
          </w:p>
        </w:tc>
        <w:tc>
          <w:tcPr>
            <w:tcW w:w="3420" w:type="dxa"/>
            <w:vAlign w:val="center"/>
          </w:tcPr>
          <w:p w14:paraId="489D58A5" w14:textId="7CBBA0B3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94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9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46EB406F" wp14:editId="4A13C860">
                    <wp:extent cx="2194560" cy="1463040"/>
                    <wp:effectExtent l="0" t="0" r="0" b="3810"/>
                    <wp:docPr id="95" name="Picture 95" descr="C:\Users\asa279\Desktop\MyGitHub\ML-PropertyEstimation\Overall Results\8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7" descr="C:\Users\asa279\Desktop\MyGitHub\ML-PropertyEstimation\Overall Results\8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575E893B" w14:textId="243DE796" w:rsidR="006A4683" w:rsidRPr="00E24796" w:rsidDel="00B50F2E" w:rsidRDefault="006A4683" w:rsidP="006A4683">
            <w:pPr>
              <w:ind w:firstLine="0"/>
              <w:jc w:val="center"/>
              <w:rPr>
                <w:del w:id="59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59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 xml:space="preserve">Phase identity, VLE analysis, volatility </w:delText>
              </w:r>
            </w:del>
          </w:p>
        </w:tc>
      </w:tr>
      <w:tr w:rsidR="006A4683" w:rsidRPr="00E24796" w:rsidDel="00B50F2E" w14:paraId="25BF656E" w14:textId="298446C8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598" w:author="Abdulelah Saeed Alshehri" w:date="2021-02-04T00:54:00Z"/>
        </w:trPr>
        <w:tc>
          <w:tcPr>
            <w:tcW w:w="1440" w:type="dxa"/>
            <w:vAlign w:val="center"/>
            <w:hideMark/>
          </w:tcPr>
          <w:p w14:paraId="4920E49F" w14:textId="6851D807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59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0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Standard Gibbs Energy Of Formation</w:delText>
              </w:r>
              <w:r w:rsidRPr="00E24796" w:rsidDel="00B50F2E">
                <w:rPr>
                  <w:sz w:val="20"/>
                  <w:szCs w:val="20"/>
                </w:rPr>
                <w:delText xml:space="preserve"> 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[kJ/mol]</w:delText>
              </w:r>
            </w:del>
          </w:p>
        </w:tc>
        <w:tc>
          <w:tcPr>
            <w:tcW w:w="1170" w:type="dxa"/>
            <w:vAlign w:val="center"/>
          </w:tcPr>
          <w:p w14:paraId="0DEF8F9E" w14:textId="3B18B16A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01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0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G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f</w:delText>
              </w:r>
            </w:del>
          </w:p>
        </w:tc>
        <w:tc>
          <w:tcPr>
            <w:tcW w:w="720" w:type="dxa"/>
            <w:vAlign w:val="center"/>
          </w:tcPr>
          <w:p w14:paraId="3A654A6F" w14:textId="3D5B10FE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0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0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756</w:delText>
              </w:r>
            </w:del>
          </w:p>
        </w:tc>
        <w:tc>
          <w:tcPr>
            <w:tcW w:w="3420" w:type="dxa"/>
            <w:vAlign w:val="center"/>
          </w:tcPr>
          <w:p w14:paraId="5AE55A57" w14:textId="606295D0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05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0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73FAF3D9" wp14:editId="7D69B806">
                    <wp:extent cx="2194560" cy="1463040"/>
                    <wp:effectExtent l="0" t="0" r="0" b="3810"/>
                    <wp:docPr id="96" name="Picture 96" descr="C:\Users\asa279\Desktop\MyGitHub\ML-PropertyEstimation\Overall Results\7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6" descr="C:\Users\asa279\Desktop\MyGitHub\ML-PropertyEstimation\Overall Results\7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2BC7A987" w14:textId="44CA8CB1" w:rsidR="006A4683" w:rsidRPr="00E24796" w:rsidDel="00B50F2E" w:rsidRDefault="006A4683" w:rsidP="006A4683">
            <w:pPr>
              <w:ind w:firstLine="0"/>
              <w:jc w:val="center"/>
              <w:rPr>
                <w:del w:id="60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0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Equilibrium analysis, reactivity and kinetics evaluation</w:delText>
              </w:r>
            </w:del>
          </w:p>
        </w:tc>
      </w:tr>
      <w:tr w:rsidR="006A4683" w:rsidRPr="00E24796" w:rsidDel="00B50F2E" w14:paraId="17D6A527" w14:textId="013AFF81" w:rsidTr="006A4683">
        <w:trPr>
          <w:trHeight w:val="584"/>
          <w:jc w:val="center"/>
          <w:del w:id="609" w:author="Abdulelah Saeed Alshehri" w:date="2021-02-04T00:54:00Z"/>
        </w:trPr>
        <w:tc>
          <w:tcPr>
            <w:tcW w:w="1440" w:type="dxa"/>
            <w:vAlign w:val="center"/>
            <w:hideMark/>
          </w:tcPr>
          <w:p w14:paraId="3AA2E814" w14:textId="5D335A7C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1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1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Normal Enthalpy Of Fusion</w:delText>
              </w:r>
              <w:r w:rsidRPr="00E24796" w:rsidDel="00B50F2E">
                <w:rPr>
                  <w:sz w:val="20"/>
                  <w:szCs w:val="20"/>
                </w:rPr>
                <w:delText xml:space="preserve"> 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[kJ/mol]</w:delText>
              </w:r>
            </w:del>
          </w:p>
        </w:tc>
        <w:tc>
          <w:tcPr>
            <w:tcW w:w="1170" w:type="dxa"/>
            <w:vAlign w:val="center"/>
          </w:tcPr>
          <w:p w14:paraId="16AE2D2C" w14:textId="090A2371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12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1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H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fus</w:delText>
              </w:r>
            </w:del>
          </w:p>
        </w:tc>
        <w:tc>
          <w:tcPr>
            <w:tcW w:w="720" w:type="dxa"/>
            <w:vAlign w:val="center"/>
          </w:tcPr>
          <w:p w14:paraId="3307A5A9" w14:textId="64FE6E5B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14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1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749</w:delText>
              </w:r>
            </w:del>
          </w:p>
        </w:tc>
        <w:tc>
          <w:tcPr>
            <w:tcW w:w="3420" w:type="dxa"/>
            <w:vAlign w:val="center"/>
          </w:tcPr>
          <w:p w14:paraId="476B1278" w14:textId="18D1807A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1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1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5BC5C978" wp14:editId="4DCEF435">
                    <wp:extent cx="2194560" cy="1463040"/>
                    <wp:effectExtent l="0" t="0" r="0" b="3810"/>
                    <wp:docPr id="97" name="Picture 97" descr="C:\Users\asa279\Desktop\MyGitHub\ML-PropertyEstimation\Overall Results\6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5" descr="C:\Users\asa279\Desktop\MyGitHub\ML-PropertyEstimation\Overall Results\6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71B069C5" w14:textId="7B5B8645" w:rsidR="006A4683" w:rsidRPr="00E24796" w:rsidDel="00B50F2E" w:rsidRDefault="006A4683" w:rsidP="006A4683">
            <w:pPr>
              <w:ind w:firstLine="0"/>
              <w:jc w:val="center"/>
              <w:rPr>
                <w:del w:id="61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19" w:author="Abdulelah Saeed Alshehri" w:date="2021-02-04T00:54:00Z">
              <w:r w:rsidRPr="00E24796" w:rsidDel="00B50F2E">
                <w:rPr>
                  <w:rFonts w:asciiTheme="majorBidi" w:hAnsiTheme="majorBidi" w:cstheme="majorBidi"/>
                  <w:sz w:val="20"/>
                  <w:szCs w:val="20"/>
                </w:rPr>
                <w:delText>Phase identity, equilibrium analysis, chemical evaluation</w:delText>
              </w:r>
            </w:del>
          </w:p>
        </w:tc>
      </w:tr>
      <w:tr w:rsidR="006A4683" w:rsidRPr="00E24796" w:rsidDel="00B50F2E" w14:paraId="7E14E3C9" w14:textId="3A099E76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620" w:author="Abdulelah Saeed Alshehri" w:date="2021-02-04T00:54:00Z"/>
        </w:trPr>
        <w:tc>
          <w:tcPr>
            <w:tcW w:w="1440" w:type="dxa"/>
            <w:vAlign w:val="center"/>
            <w:hideMark/>
          </w:tcPr>
          <w:p w14:paraId="208A82F1" w14:textId="6AE9FD94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2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2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 xml:space="preserve">Fathead Minnow 96-H LC50 </w:delText>
              </w:r>
              <w:r w:rsidRPr="00E24796" w:rsidDel="00B50F2E">
                <w:rPr>
                  <w:rFonts w:asciiTheme="majorBidi" w:hAnsiTheme="majorBidi" w:cstheme="majorBidi"/>
                  <w:sz w:val="20"/>
                  <w:szCs w:val="20"/>
                  <w:lang w:val="en-GB"/>
                </w:rPr>
                <w:delText>[mol/L]</w:delText>
              </w:r>
            </w:del>
          </w:p>
        </w:tc>
        <w:tc>
          <w:tcPr>
            <w:tcW w:w="1170" w:type="dxa"/>
            <w:vAlign w:val="center"/>
          </w:tcPr>
          <w:p w14:paraId="7CCE0CBF" w14:textId="5871F894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23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2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LC50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(FM)</w:delText>
              </w:r>
            </w:del>
          </w:p>
        </w:tc>
        <w:tc>
          <w:tcPr>
            <w:tcW w:w="720" w:type="dxa"/>
            <w:vAlign w:val="center"/>
          </w:tcPr>
          <w:p w14:paraId="07CBFA3E" w14:textId="275A260D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25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2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705</w:delText>
              </w:r>
            </w:del>
          </w:p>
        </w:tc>
        <w:tc>
          <w:tcPr>
            <w:tcW w:w="3420" w:type="dxa"/>
            <w:vAlign w:val="center"/>
          </w:tcPr>
          <w:p w14:paraId="374BE3EE" w14:textId="6C395F2B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27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2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177B7983" wp14:editId="76F14B69">
                    <wp:extent cx="2194560" cy="1463040"/>
                    <wp:effectExtent l="0" t="0" r="0" b="3810"/>
                    <wp:docPr id="98" name="Picture 98" descr="C:\Users\asa279\Desktop\MyGitHub\ML-PropertyEstimation\Overall Results\5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4" descr="C:\Users\asa279\Desktop\MyGitHub\ML-PropertyEstimation\Overall Results\5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7573FF45" w14:textId="30B8BBCE" w:rsidR="006A4683" w:rsidRPr="00E24796" w:rsidDel="00B50F2E" w:rsidRDefault="006A4683" w:rsidP="006A4683">
            <w:pPr>
              <w:ind w:firstLine="0"/>
              <w:jc w:val="center"/>
              <w:rPr>
                <w:del w:id="62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3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>Toxicity evaluation, risk assessment</w:delText>
              </w:r>
            </w:del>
          </w:p>
        </w:tc>
      </w:tr>
      <w:tr w:rsidR="006A4683" w:rsidRPr="00E24796" w:rsidDel="00B50F2E" w14:paraId="5A37715B" w14:textId="7DC00B6D" w:rsidTr="006A4683">
        <w:trPr>
          <w:trHeight w:val="584"/>
          <w:jc w:val="center"/>
          <w:del w:id="631" w:author="Abdulelah Saeed Alshehri" w:date="2021-02-04T00:54:00Z"/>
        </w:trPr>
        <w:tc>
          <w:tcPr>
            <w:tcW w:w="1440" w:type="dxa"/>
            <w:vAlign w:val="center"/>
            <w:hideMark/>
          </w:tcPr>
          <w:p w14:paraId="0273A19D" w14:textId="3D49210A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3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3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Photochemical Oxidation Potential</w:delText>
              </w:r>
            </w:del>
          </w:p>
        </w:tc>
        <w:tc>
          <w:tcPr>
            <w:tcW w:w="1170" w:type="dxa"/>
            <w:vAlign w:val="center"/>
          </w:tcPr>
          <w:p w14:paraId="290BC6CC" w14:textId="3985538D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34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3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PCO</w:delText>
              </w:r>
            </w:del>
          </w:p>
        </w:tc>
        <w:tc>
          <w:tcPr>
            <w:tcW w:w="720" w:type="dxa"/>
            <w:vAlign w:val="center"/>
          </w:tcPr>
          <w:p w14:paraId="43D653E2" w14:textId="4AE316AC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36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3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606</w:delText>
              </w:r>
            </w:del>
          </w:p>
        </w:tc>
        <w:tc>
          <w:tcPr>
            <w:tcW w:w="3420" w:type="dxa"/>
            <w:vAlign w:val="center"/>
          </w:tcPr>
          <w:p w14:paraId="105CD26E" w14:textId="12713C0F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38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3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21E6FD86" wp14:editId="3598B341">
                    <wp:extent cx="2194560" cy="1463040"/>
                    <wp:effectExtent l="0" t="0" r="0" b="3810"/>
                    <wp:docPr id="99" name="Picture 99" descr="C:\Users\asa279\Desktop\MyGitHub\ML-PropertyEstimation\Overall Results\4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3" descr="C:\Users\asa279\Desktop\MyGitHub\ML-PropertyEstimation\Overall Results\4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54018AD2" w14:textId="1CC647E0" w:rsidR="006A4683" w:rsidRPr="00E24796" w:rsidDel="00B50F2E" w:rsidRDefault="006A4683" w:rsidP="006A4683">
            <w:pPr>
              <w:ind w:firstLine="0"/>
              <w:jc w:val="center"/>
              <w:rPr>
                <w:del w:id="64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4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>Environmental risk assessment, reactivity, toxicity evaluation</w:delText>
              </w:r>
            </w:del>
          </w:p>
        </w:tc>
      </w:tr>
      <w:tr w:rsidR="006A4683" w:rsidRPr="00E24796" w:rsidDel="00B50F2E" w14:paraId="4F03D3A5" w14:textId="4E5A4468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642" w:author="Abdulelah Saeed Alshehri" w:date="2021-02-04T00:54:00Z"/>
        </w:trPr>
        <w:tc>
          <w:tcPr>
            <w:tcW w:w="1440" w:type="dxa"/>
            <w:vAlign w:val="center"/>
            <w:hideMark/>
          </w:tcPr>
          <w:p w14:paraId="1C048C73" w14:textId="08C08991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43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4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Bioconcentration Factor</w:delText>
              </w:r>
            </w:del>
          </w:p>
        </w:tc>
        <w:tc>
          <w:tcPr>
            <w:tcW w:w="1170" w:type="dxa"/>
            <w:vAlign w:val="center"/>
          </w:tcPr>
          <w:p w14:paraId="758CC9D4" w14:textId="5D6A3EC4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45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4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BCF</w:delText>
              </w:r>
            </w:del>
          </w:p>
        </w:tc>
        <w:tc>
          <w:tcPr>
            <w:tcW w:w="720" w:type="dxa"/>
            <w:vAlign w:val="center"/>
          </w:tcPr>
          <w:p w14:paraId="3527B0BE" w14:textId="4FF6BCCB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47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4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589</w:delText>
              </w:r>
            </w:del>
          </w:p>
        </w:tc>
        <w:tc>
          <w:tcPr>
            <w:tcW w:w="3420" w:type="dxa"/>
            <w:vAlign w:val="center"/>
          </w:tcPr>
          <w:p w14:paraId="4EB44410" w14:textId="1D9042CB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49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5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3E219995" wp14:editId="2A0DC238">
                    <wp:extent cx="2194560" cy="1463040"/>
                    <wp:effectExtent l="0" t="0" r="0" b="3810"/>
                    <wp:docPr id="100" name="Picture 100" descr="C:\Users\asa279\Desktop\MyGitHub\ML-PropertyEstimation\Overall Results\3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2" descr="C:\Users\asa279\Desktop\MyGitHub\ML-PropertyEstimation\Overall Results\3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74A3E7E3" w14:textId="0ACBFA9E" w:rsidR="006A4683" w:rsidRPr="00E24796" w:rsidDel="00B50F2E" w:rsidRDefault="006A4683" w:rsidP="006A4683">
            <w:pPr>
              <w:ind w:firstLine="0"/>
              <w:jc w:val="center"/>
              <w:rPr>
                <w:del w:id="65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5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>Environmental risk assessment, toxicity evaluation</w:delText>
              </w:r>
            </w:del>
          </w:p>
        </w:tc>
      </w:tr>
      <w:tr w:rsidR="006A4683" w:rsidRPr="00E24796" w:rsidDel="00B50F2E" w14:paraId="55DCE915" w14:textId="7BC087C3" w:rsidTr="006A4683">
        <w:trPr>
          <w:trHeight w:val="584"/>
          <w:jc w:val="center"/>
          <w:del w:id="653" w:author="Abdulelah Saeed Alshehri" w:date="2021-02-04T00:54:00Z"/>
        </w:trPr>
        <w:tc>
          <w:tcPr>
            <w:tcW w:w="1440" w:type="dxa"/>
            <w:vAlign w:val="center"/>
          </w:tcPr>
          <w:p w14:paraId="60DB353C" w14:textId="77FF2EC8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54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5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Auto Ignition Temperature [K]</w:delText>
              </w:r>
            </w:del>
          </w:p>
        </w:tc>
        <w:tc>
          <w:tcPr>
            <w:tcW w:w="1170" w:type="dxa"/>
            <w:vAlign w:val="center"/>
          </w:tcPr>
          <w:p w14:paraId="549625E6" w14:textId="13B2A92B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56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5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AiT</w:delText>
              </w:r>
            </w:del>
          </w:p>
        </w:tc>
        <w:tc>
          <w:tcPr>
            <w:tcW w:w="720" w:type="dxa"/>
            <w:vAlign w:val="center"/>
          </w:tcPr>
          <w:p w14:paraId="1F38C000" w14:textId="4810897F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58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5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571</w:delText>
              </w:r>
            </w:del>
          </w:p>
        </w:tc>
        <w:tc>
          <w:tcPr>
            <w:tcW w:w="3420" w:type="dxa"/>
            <w:vAlign w:val="center"/>
          </w:tcPr>
          <w:p w14:paraId="5F2A7280" w14:textId="34392061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60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6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6CE0B70E" wp14:editId="03DB96B1">
                    <wp:extent cx="2194560" cy="1463040"/>
                    <wp:effectExtent l="0" t="0" r="0" b="3810"/>
                    <wp:docPr id="101" name="Picture 101" descr="C:\Users\asa279\Desktop\MyGitHub\ML-PropertyEstimation\Overall Results\2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1" descr="C:\Users\asa279\Desktop\MyGitHub\ML-PropertyEstimation\Overall Results\2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7A7782AC" w14:textId="12EBD113" w:rsidR="006A4683" w:rsidRPr="00E24796" w:rsidDel="00B50F2E" w:rsidRDefault="006A4683" w:rsidP="006A4683">
            <w:pPr>
              <w:ind w:firstLine="0"/>
              <w:jc w:val="center"/>
              <w:rPr>
                <w:del w:id="662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del w:id="66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delText>Risk assessment, chemical evaluation</w:delText>
              </w:r>
            </w:del>
          </w:p>
        </w:tc>
      </w:tr>
      <w:tr w:rsidR="006A4683" w:rsidRPr="00E24796" w:rsidDel="00B50F2E" w14:paraId="47DEA8DB" w14:textId="2353EAEE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del w:id="664" w:author="Abdulelah Saeed Alshehri" w:date="2021-02-04T00:54:00Z"/>
        </w:trPr>
        <w:tc>
          <w:tcPr>
            <w:tcW w:w="1440" w:type="dxa"/>
            <w:vAlign w:val="center"/>
            <w:hideMark/>
          </w:tcPr>
          <w:p w14:paraId="16E6BA5A" w14:textId="2FF8492B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65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66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Enthalpy Of Vaporization At 298K [kJ/mol]</w:delText>
              </w:r>
            </w:del>
          </w:p>
        </w:tc>
        <w:tc>
          <w:tcPr>
            <w:tcW w:w="1170" w:type="dxa"/>
            <w:vAlign w:val="center"/>
          </w:tcPr>
          <w:p w14:paraId="2C87BB81" w14:textId="5C747F1C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67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68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H</w:delText>
              </w:r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vertAlign w:val="subscript"/>
                  <w:lang w:eastAsia="en-US"/>
                </w:rPr>
                <w:delText>v</w:delText>
              </w:r>
            </w:del>
          </w:p>
        </w:tc>
        <w:tc>
          <w:tcPr>
            <w:tcW w:w="720" w:type="dxa"/>
            <w:vAlign w:val="center"/>
          </w:tcPr>
          <w:p w14:paraId="6E310F2A" w14:textId="7C3D4869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69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70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425</w:delText>
              </w:r>
            </w:del>
          </w:p>
        </w:tc>
        <w:tc>
          <w:tcPr>
            <w:tcW w:w="3420" w:type="dxa"/>
            <w:vAlign w:val="center"/>
          </w:tcPr>
          <w:p w14:paraId="6B1FAD26" w14:textId="370EE63D" w:rsidR="006A4683" w:rsidRPr="00E24796" w:rsidDel="00B50F2E" w:rsidRDefault="006A4683" w:rsidP="006A4683">
            <w:pPr>
              <w:ind w:firstLine="0"/>
              <w:jc w:val="center"/>
              <w:textAlignment w:val="bottom"/>
              <w:rPr>
                <w:del w:id="671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72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1A30A87E" wp14:editId="57BCB959">
                    <wp:extent cx="2194560" cy="1463040"/>
                    <wp:effectExtent l="0" t="0" r="0" b="3810"/>
                    <wp:docPr id="102" name="Picture 102" descr="C:\Users\asa279\Desktop\MyGitHub\ML-PropertyEstimation\Overall Results\1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" descr="C:\Users\asa279\Desktop\MyGitHub\ML-PropertyEstimation\Overall Results\1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3942846A" w14:textId="171F357E" w:rsidR="006A4683" w:rsidRPr="00E24796" w:rsidDel="00B50F2E" w:rsidRDefault="006A4683" w:rsidP="006A4683">
            <w:pPr>
              <w:ind w:firstLine="0"/>
              <w:jc w:val="center"/>
              <w:rPr>
                <w:del w:id="673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74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 xml:space="preserve">Phase identity, VLE analysis </w:delText>
              </w:r>
            </w:del>
          </w:p>
        </w:tc>
      </w:tr>
      <w:tr w:rsidR="006A4683" w:rsidRPr="00E24796" w:rsidDel="00B50F2E" w14:paraId="15FF615D" w14:textId="5942BA33" w:rsidTr="006A4683">
        <w:trPr>
          <w:trHeight w:val="584"/>
          <w:jc w:val="center"/>
          <w:del w:id="675" w:author="Abdulelah Saeed Alshehri" w:date="2021-02-04T00:54:00Z"/>
        </w:trPr>
        <w:tc>
          <w:tcPr>
            <w:tcW w:w="1440" w:type="dxa"/>
            <w:vAlign w:val="center"/>
            <w:hideMark/>
          </w:tcPr>
          <w:p w14:paraId="4400A4F0" w14:textId="1110706F" w:rsidR="006A4683" w:rsidRPr="00E24796" w:rsidDel="00B50F2E" w:rsidRDefault="006A4683" w:rsidP="006A4683">
            <w:pPr>
              <w:spacing w:after="240"/>
              <w:ind w:firstLine="0"/>
              <w:jc w:val="center"/>
              <w:textAlignment w:val="bottom"/>
              <w:rPr>
                <w:del w:id="676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77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Permissible Exposure Limit</w:delText>
              </w:r>
              <w:r w:rsidRPr="00E24796" w:rsidDel="00B50F2E">
                <w:rPr>
                  <w:rFonts w:asciiTheme="majorBidi" w:hAnsiTheme="majorBidi" w:cstheme="majorBidi"/>
                  <w:sz w:val="20"/>
                  <w:szCs w:val="20"/>
                  <w:lang w:val="en-GB"/>
                </w:rPr>
                <w:delText xml:space="preserve"> [mol/m</w:delText>
              </w:r>
              <w:r w:rsidRPr="00E24796" w:rsidDel="00B50F2E">
                <w:rPr>
                  <w:rFonts w:asciiTheme="majorBidi" w:hAnsiTheme="majorBidi" w:cstheme="majorBidi"/>
                  <w:sz w:val="20"/>
                  <w:szCs w:val="20"/>
                  <w:vertAlign w:val="superscript"/>
                  <w:lang w:val="en-GB"/>
                </w:rPr>
                <w:delText>3</w:delText>
              </w:r>
              <w:r w:rsidRPr="00E24796" w:rsidDel="00B50F2E">
                <w:rPr>
                  <w:rFonts w:asciiTheme="majorBidi" w:hAnsiTheme="majorBidi" w:cstheme="majorBidi"/>
                  <w:sz w:val="20"/>
                  <w:szCs w:val="20"/>
                  <w:lang w:val="en-GB"/>
                </w:rPr>
                <w:delText>]</w:delText>
              </w:r>
            </w:del>
          </w:p>
        </w:tc>
        <w:tc>
          <w:tcPr>
            <w:tcW w:w="1170" w:type="dxa"/>
            <w:vAlign w:val="center"/>
          </w:tcPr>
          <w:p w14:paraId="67C45AAF" w14:textId="3EB61F20" w:rsidR="006A4683" w:rsidRPr="00E24796" w:rsidDel="00B50F2E" w:rsidRDefault="006A4683" w:rsidP="006A4683">
            <w:pPr>
              <w:spacing w:after="240"/>
              <w:ind w:firstLine="0"/>
              <w:jc w:val="center"/>
              <w:textAlignment w:val="bottom"/>
              <w:rPr>
                <w:del w:id="678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79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OSHA-TWA</w:delText>
              </w:r>
            </w:del>
          </w:p>
        </w:tc>
        <w:tc>
          <w:tcPr>
            <w:tcW w:w="720" w:type="dxa"/>
            <w:vAlign w:val="center"/>
          </w:tcPr>
          <w:p w14:paraId="72D7E10F" w14:textId="6BD4EF6E" w:rsidR="006A4683" w:rsidRPr="00E24796" w:rsidDel="00B50F2E" w:rsidRDefault="006A4683" w:rsidP="006A4683">
            <w:pPr>
              <w:spacing w:after="240"/>
              <w:ind w:firstLine="0"/>
              <w:jc w:val="center"/>
              <w:textAlignment w:val="bottom"/>
              <w:rPr>
                <w:del w:id="680" w:author="Abdulelah Saeed Alshehri" w:date="2021-02-04T00:54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del w:id="681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delText>422</w:delText>
              </w:r>
            </w:del>
          </w:p>
        </w:tc>
        <w:tc>
          <w:tcPr>
            <w:tcW w:w="3420" w:type="dxa"/>
            <w:vAlign w:val="center"/>
          </w:tcPr>
          <w:p w14:paraId="5EE1F575" w14:textId="02FC6538" w:rsidR="006A4683" w:rsidRPr="00E24796" w:rsidDel="00B50F2E" w:rsidRDefault="006A4683" w:rsidP="006A4683">
            <w:pPr>
              <w:spacing w:after="240"/>
              <w:ind w:firstLine="0"/>
              <w:jc w:val="center"/>
              <w:textAlignment w:val="bottom"/>
              <w:rPr>
                <w:del w:id="682" w:author="Abdulelah Saeed Alshehri" w:date="2021-02-04T00:54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del w:id="683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noProof/>
                  <w:color w:val="auto"/>
                  <w:sz w:val="20"/>
                  <w:szCs w:val="20"/>
                  <w:lang w:eastAsia="en-US"/>
                </w:rPr>
                <w:drawing>
                  <wp:inline distT="0" distB="0" distL="0" distR="0" wp14:anchorId="7E1F616C" wp14:editId="14E96120">
                    <wp:extent cx="2194560" cy="1463040"/>
                    <wp:effectExtent l="0" t="0" r="0" b="3810"/>
                    <wp:docPr id="103" name="Picture 103" descr="C:\Users\asa279\Desktop\MyGitHub\ML-PropertyEstimation\Overall Results\0dis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 descr="C:\Users\asa279\Desktop\MyGitHub\ML-PropertyEstimation\Overall Results\0dis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194560" cy="1463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690" w:type="dxa"/>
            <w:vAlign w:val="center"/>
          </w:tcPr>
          <w:p w14:paraId="1D9270D5" w14:textId="66CCC8DD" w:rsidR="006A4683" w:rsidRPr="00E24796" w:rsidDel="00B50F2E" w:rsidRDefault="006A4683" w:rsidP="006A4683">
            <w:pPr>
              <w:spacing w:after="240"/>
              <w:ind w:firstLine="0"/>
              <w:rPr>
                <w:del w:id="684" w:author="Abdulelah Saeed Alshehri" w:date="2021-02-04T00:54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del w:id="685" w:author="Abdulelah Saeed Alshehri" w:date="2021-02-04T00:54:00Z">
              <w:r w:rsidRPr="00E24796" w:rsidDel="00B50F2E">
                <w:rPr>
                  <w:rFonts w:asciiTheme="majorBidi" w:eastAsia="Times New Roman" w:hAnsiTheme="majorBidi" w:cstheme="majorBidi"/>
                  <w:color w:val="auto"/>
                  <w:sz w:val="20"/>
                  <w:szCs w:val="20"/>
                  <w:lang w:eastAsia="en-US"/>
                </w:rPr>
                <w:delText>Risk assessment, toxicity evaluation</w:delText>
              </w:r>
            </w:del>
          </w:p>
        </w:tc>
      </w:tr>
    </w:tbl>
    <w:p w14:paraId="61958265" w14:textId="485242A7" w:rsidR="006A4683" w:rsidRPr="00E24796" w:rsidRDefault="006A4683" w:rsidP="00E75FED">
      <w:pPr>
        <w:ind w:firstLine="0"/>
      </w:pPr>
      <w:r w:rsidRPr="00E24796">
        <w:rPr>
          <w:b/>
          <w:bCs/>
        </w:rPr>
        <w:lastRenderedPageBreak/>
        <w:t>Table S</w:t>
      </w:r>
      <w:r w:rsidR="00E75FED" w:rsidRPr="00E24796">
        <w:rPr>
          <w:b/>
          <w:bCs/>
          <w:noProof/>
        </w:rPr>
        <w:t>3</w:t>
      </w:r>
      <w:r w:rsidRPr="00E24796">
        <w:rPr>
          <w:b/>
          <w:bCs/>
        </w:rPr>
        <w:t xml:space="preserve">: </w:t>
      </w:r>
      <w:r w:rsidRPr="00E24796">
        <w:rPr>
          <w:bCs/>
        </w:rPr>
        <w:t>A list of error distribution for GC-GP models.</w:t>
      </w:r>
    </w:p>
    <w:tbl>
      <w:tblPr>
        <w:tblStyle w:val="PlainTable3"/>
        <w:tblpPr w:leftFromText="180" w:rightFromText="180" w:vertAnchor="text" w:tblpXSpec="center" w:tblpY="1"/>
        <w:tblOverlap w:val="never"/>
        <w:tblW w:w="8995" w:type="dxa"/>
        <w:tblLayout w:type="fixed"/>
        <w:tblLook w:val="0420" w:firstRow="1" w:lastRow="0" w:firstColumn="0" w:lastColumn="0" w:noHBand="0" w:noVBand="1"/>
      </w:tblPr>
      <w:tblGrid>
        <w:gridCol w:w="715"/>
        <w:gridCol w:w="3870"/>
        <w:gridCol w:w="4410"/>
      </w:tblGrid>
      <w:tr w:rsidR="006A4683" w:rsidRPr="00E24796" w14:paraId="561BCD62" w14:textId="77777777" w:rsidTr="006A4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</w:trPr>
        <w:tc>
          <w:tcPr>
            <w:tcW w:w="7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8AF32E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No</w:t>
            </w:r>
          </w:p>
        </w:tc>
        <w:tc>
          <w:tcPr>
            <w:tcW w:w="3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59FD2F9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Property</w:t>
            </w:r>
          </w:p>
        </w:tc>
        <w:tc>
          <w:tcPr>
            <w:tcW w:w="4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6D7B30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commentRangeStart w:id="686"/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 xml:space="preserve">Error Distribution </w:t>
            </w:r>
            <w:commentRangeEnd w:id="686"/>
            <w:r w:rsidRPr="00E24796">
              <w:rPr>
                <w:rStyle w:val="CommentReference"/>
              </w:rPr>
              <w:commentReference w:id="686"/>
            </w:r>
          </w:p>
        </w:tc>
      </w:tr>
      <w:tr w:rsidR="006A4683" w:rsidRPr="00E24796" w14:paraId="4A191B29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tcW w:w="715" w:type="dxa"/>
            <w:tcBorders>
              <w:top w:val="single" w:sz="4" w:space="0" w:color="auto"/>
            </w:tcBorders>
            <w:vAlign w:val="center"/>
            <w:hideMark/>
          </w:tcPr>
          <w:p w14:paraId="03A306A4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</w:t>
            </w:r>
          </w:p>
        </w:tc>
        <w:tc>
          <w:tcPr>
            <w:tcW w:w="3870" w:type="dxa"/>
            <w:tcBorders>
              <w:top w:val="single" w:sz="4" w:space="0" w:color="auto"/>
            </w:tcBorders>
            <w:vAlign w:val="center"/>
            <w:hideMark/>
          </w:tcPr>
          <w:p w14:paraId="2042737C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Octanol-Water Partition Coefficient (LogP)</w:t>
            </w:r>
          </w:p>
        </w:tc>
        <w:tc>
          <w:tcPr>
            <w:tcW w:w="4410" w:type="dxa"/>
            <w:tcBorders>
              <w:top w:val="single" w:sz="4" w:space="0" w:color="auto"/>
            </w:tcBorders>
            <w:vAlign w:val="center"/>
            <w:hideMark/>
          </w:tcPr>
          <w:p w14:paraId="30550E7A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2A5522D4" wp14:editId="1F25DFAE">
                  <wp:extent cx="2194560" cy="1463040"/>
                  <wp:effectExtent l="0" t="0" r="0" b="3810"/>
                  <wp:docPr id="7" name="Picture 7" descr="C:\Users\asa279\Desktop\MyGitHub\ML-PropertyEstimation\Runbest\logP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sa279\Desktop\MyGitHub\ML-PropertyEstimation\Runbest\logP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30FE135F" w14:textId="77777777" w:rsidTr="006A4683">
        <w:trPr>
          <w:trHeight w:val="584"/>
        </w:trPr>
        <w:tc>
          <w:tcPr>
            <w:tcW w:w="715" w:type="dxa"/>
            <w:vAlign w:val="center"/>
            <w:hideMark/>
          </w:tcPr>
          <w:p w14:paraId="4033E09E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</w:t>
            </w:r>
          </w:p>
        </w:tc>
        <w:tc>
          <w:tcPr>
            <w:tcW w:w="3870" w:type="dxa"/>
            <w:vAlign w:val="center"/>
            <w:hideMark/>
          </w:tcPr>
          <w:p w14:paraId="213CD661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Normal Melting Point (T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m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[K]</w:t>
            </w:r>
          </w:p>
        </w:tc>
        <w:tc>
          <w:tcPr>
            <w:tcW w:w="4410" w:type="dxa"/>
            <w:vAlign w:val="center"/>
            <w:hideMark/>
          </w:tcPr>
          <w:p w14:paraId="35F91DEE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0B02E6B0" wp14:editId="0958A490">
                  <wp:extent cx="2194560" cy="1463040"/>
                  <wp:effectExtent l="0" t="0" r="0" b="3810"/>
                  <wp:docPr id="8" name="Picture 8" descr="C:\Users\asa279\Desktop\MyGitHub\ML-PropertyEstimation\Runbest\Tm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sa279\Desktop\MyGitHub\ML-PropertyEstimation\Runbest\Tm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781B4A72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715" w:type="dxa"/>
            <w:vAlign w:val="center"/>
            <w:hideMark/>
          </w:tcPr>
          <w:p w14:paraId="1E39EA2C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3</w:t>
            </w:r>
          </w:p>
        </w:tc>
        <w:tc>
          <w:tcPr>
            <w:tcW w:w="3870" w:type="dxa"/>
            <w:vAlign w:val="center"/>
            <w:hideMark/>
          </w:tcPr>
          <w:p w14:paraId="2ED9587A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Normal Boiling Point (T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b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[K]</w:t>
            </w:r>
          </w:p>
        </w:tc>
        <w:tc>
          <w:tcPr>
            <w:tcW w:w="4410" w:type="dxa"/>
            <w:vAlign w:val="center"/>
            <w:hideMark/>
          </w:tcPr>
          <w:p w14:paraId="63240687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28ADEBC0" wp14:editId="3339EA82">
                  <wp:extent cx="2194560" cy="1463040"/>
                  <wp:effectExtent l="0" t="0" r="0" b="3810"/>
                  <wp:docPr id="9" name="Picture 9" descr="C:\Users\asa279\Desktop\MyGitHub\ML-PropertyEstimation\Runbest\Tb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sa279\Desktop\MyGitHub\ML-PropertyEstimation\Runbest\Tb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2F7A395E" w14:textId="77777777" w:rsidTr="006A4683">
        <w:trPr>
          <w:trHeight w:val="584"/>
        </w:trPr>
        <w:tc>
          <w:tcPr>
            <w:tcW w:w="715" w:type="dxa"/>
            <w:vAlign w:val="center"/>
            <w:hideMark/>
          </w:tcPr>
          <w:p w14:paraId="4A03FCB6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4</w:t>
            </w:r>
          </w:p>
        </w:tc>
        <w:tc>
          <w:tcPr>
            <w:tcW w:w="3870" w:type="dxa"/>
            <w:vAlign w:val="center"/>
            <w:hideMark/>
          </w:tcPr>
          <w:p w14:paraId="1602B15B" w14:textId="679994E1" w:rsidR="006A4683" w:rsidRPr="00E24796" w:rsidRDefault="00437391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687" w:author="Abdulelah Saeed Alshehri" w:date="2021-02-03T19:26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Toxicity (</w:t>
              </w:r>
            </w:ins>
            <w:r w:rsidR="006A4683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Oral Rat</w:t>
            </w:r>
            <w:ins w:id="688" w:author="Abdulelah Saeed Alshehri" w:date="2021-02-03T19:26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>)</w:t>
              </w:r>
            </w:ins>
            <w:r w:rsidR="006A4683"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 xml:space="preserve"> (LD50) [mol/kg]</w:t>
            </w:r>
          </w:p>
        </w:tc>
        <w:tc>
          <w:tcPr>
            <w:tcW w:w="4410" w:type="dxa"/>
            <w:vAlign w:val="center"/>
            <w:hideMark/>
          </w:tcPr>
          <w:p w14:paraId="005A9E5E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4FE65B30" wp14:editId="534511BC">
                  <wp:extent cx="2194560" cy="1463040"/>
                  <wp:effectExtent l="0" t="0" r="0" b="3810"/>
                  <wp:docPr id="11" name="Picture 11" descr="C:\Users\asa279\Desktop\MyGitHub\ML-PropertyEstimation\Runbest\LD50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sa279\Desktop\MyGitHub\ML-PropertyEstimation\Runbest\LD50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62BE393E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715" w:type="dxa"/>
            <w:vAlign w:val="center"/>
            <w:hideMark/>
          </w:tcPr>
          <w:p w14:paraId="7EF78DFC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5</w:t>
            </w:r>
          </w:p>
        </w:tc>
        <w:tc>
          <w:tcPr>
            <w:tcW w:w="3870" w:type="dxa"/>
            <w:vAlign w:val="center"/>
            <w:hideMark/>
          </w:tcPr>
          <w:p w14:paraId="7A0EE5AB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Aqueous Solubility (LogW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s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rPr>
                <w:rFonts w:asciiTheme="majorBidi" w:hAnsiTheme="majorBidi" w:cstheme="majorBidi"/>
                <w:sz w:val="20"/>
                <w:szCs w:val="20"/>
                <w:lang w:val="en-GB"/>
              </w:rPr>
              <w:t xml:space="preserve"> [mol/L]</w:t>
            </w:r>
          </w:p>
        </w:tc>
        <w:tc>
          <w:tcPr>
            <w:tcW w:w="4410" w:type="dxa"/>
            <w:vAlign w:val="center"/>
            <w:hideMark/>
          </w:tcPr>
          <w:p w14:paraId="288DCB55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1BC63636" wp14:editId="1E1A7216">
                  <wp:extent cx="2194560" cy="1463040"/>
                  <wp:effectExtent l="0" t="0" r="0" b="3810"/>
                  <wp:docPr id="12" name="Picture 12" descr="C:\Users\asa279\Desktop\MyGitHub\ML-PropertyEstimation\Runbest\logWs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sa279\Desktop\MyGitHub\ML-PropertyEstimation\Runbest\logWs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4E75A1B3" w14:textId="77777777" w:rsidTr="006A4683">
        <w:trPr>
          <w:trHeight w:val="584"/>
        </w:trPr>
        <w:tc>
          <w:tcPr>
            <w:tcW w:w="715" w:type="dxa"/>
            <w:vAlign w:val="center"/>
          </w:tcPr>
          <w:p w14:paraId="36A6F6A9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lastRenderedPageBreak/>
              <w:t>6</w:t>
            </w:r>
          </w:p>
        </w:tc>
        <w:tc>
          <w:tcPr>
            <w:tcW w:w="3870" w:type="dxa"/>
            <w:vAlign w:val="center"/>
          </w:tcPr>
          <w:p w14:paraId="3E5183E4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Acid Dissociation Constant (pK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a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</w:p>
        </w:tc>
        <w:tc>
          <w:tcPr>
            <w:tcW w:w="4410" w:type="dxa"/>
            <w:vAlign w:val="center"/>
          </w:tcPr>
          <w:p w14:paraId="583D9B24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77977FDE" wp14:editId="0A116B9A">
                  <wp:extent cx="2194560" cy="1463040"/>
                  <wp:effectExtent l="0" t="0" r="0" b="3810"/>
                  <wp:docPr id="13" name="Picture 13" descr="C:\Users\asa279\Desktop\MyGitHub\ML-PropertyEstimation\Runbest\pKa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asa279\Desktop\MyGitHub\ML-PropertyEstimation\Runbest\pKa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0B24D1F9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715" w:type="dxa"/>
            <w:vAlign w:val="center"/>
          </w:tcPr>
          <w:p w14:paraId="11C91FE7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7</w:t>
            </w:r>
          </w:p>
        </w:tc>
        <w:tc>
          <w:tcPr>
            <w:tcW w:w="3870" w:type="dxa"/>
            <w:vAlign w:val="center"/>
          </w:tcPr>
          <w:p w14:paraId="6BD9AC85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Hildebrandt Solubility Parameter at 298 K (HSolP) [MPa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perscript"/>
                <w:lang w:eastAsia="en-US"/>
              </w:rPr>
              <w:t>1/2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]</w:t>
            </w:r>
          </w:p>
        </w:tc>
        <w:tc>
          <w:tcPr>
            <w:tcW w:w="4410" w:type="dxa"/>
            <w:vAlign w:val="center"/>
          </w:tcPr>
          <w:p w14:paraId="18BC4EB9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5959A179" wp14:editId="5E949771">
                  <wp:extent cx="2194560" cy="1463040"/>
                  <wp:effectExtent l="0" t="0" r="0" b="3810"/>
                  <wp:docPr id="15" name="Picture 15" descr="C:\Users\asa279\Desktop\MyGitHub\ML-PropertyEstimation\Runbest\HsolP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sa279\Desktop\MyGitHub\ML-PropertyEstimation\Runbest\HsolP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613747D8" w14:textId="77777777" w:rsidTr="006A4683">
        <w:trPr>
          <w:trHeight w:val="584"/>
        </w:trPr>
        <w:tc>
          <w:tcPr>
            <w:tcW w:w="715" w:type="dxa"/>
            <w:vAlign w:val="center"/>
            <w:hideMark/>
          </w:tcPr>
          <w:p w14:paraId="1E97EADE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8</w:t>
            </w:r>
          </w:p>
        </w:tc>
        <w:tc>
          <w:tcPr>
            <w:tcW w:w="3870" w:type="dxa"/>
            <w:vAlign w:val="center"/>
            <w:hideMark/>
          </w:tcPr>
          <w:p w14:paraId="4519FCF9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Standard Enthalpy Of Formation (H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f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[kJ/mol]</w:t>
            </w:r>
          </w:p>
        </w:tc>
        <w:tc>
          <w:tcPr>
            <w:tcW w:w="4410" w:type="dxa"/>
            <w:vAlign w:val="center"/>
            <w:hideMark/>
          </w:tcPr>
          <w:p w14:paraId="110AAA63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0582A6E4" wp14:editId="00492E55">
                  <wp:extent cx="2194560" cy="1463040"/>
                  <wp:effectExtent l="0" t="0" r="0" b="3810"/>
                  <wp:docPr id="16" name="Picture 16" descr="C:\Users\asa279\Desktop\MyGitHub\ML-PropertyEstimation\Runbest\hf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sa279\Desktop\MyGitHub\ML-PropertyEstimation\Runbest\hf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3E4AFB3E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715" w:type="dxa"/>
            <w:vAlign w:val="center"/>
          </w:tcPr>
          <w:p w14:paraId="20CC05EF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9</w:t>
            </w:r>
          </w:p>
        </w:tc>
        <w:tc>
          <w:tcPr>
            <w:tcW w:w="3870" w:type="dxa"/>
            <w:vAlign w:val="center"/>
          </w:tcPr>
          <w:p w14:paraId="4E0C5AD8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eastAsia="Times New Roman"/>
                <w:color w:val="auto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Liquid Molar Volume at 298K (L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mv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 [cc/mol]</w:t>
            </w:r>
          </w:p>
        </w:tc>
        <w:tc>
          <w:tcPr>
            <w:tcW w:w="4410" w:type="dxa"/>
            <w:vAlign w:val="center"/>
          </w:tcPr>
          <w:p w14:paraId="4B05F313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12831A85" wp14:editId="4A9D172A">
                  <wp:extent cx="2194560" cy="1463040"/>
                  <wp:effectExtent l="0" t="0" r="0" b="3810"/>
                  <wp:docPr id="17" name="Picture 17" descr="C:\Users\asa279\Desktop\MyGitHub\ML-PropertyEstimation\Runbest\Lmv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sa279\Desktop\MyGitHub\ML-PropertyEstimation\Runbest\Lmv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11567833" w14:textId="77777777" w:rsidTr="006A4683">
        <w:trPr>
          <w:trHeight w:val="584"/>
        </w:trPr>
        <w:tc>
          <w:tcPr>
            <w:tcW w:w="715" w:type="dxa"/>
            <w:vAlign w:val="center"/>
            <w:hideMark/>
          </w:tcPr>
          <w:p w14:paraId="5D953D1B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10</w:t>
            </w:r>
          </w:p>
        </w:tc>
        <w:tc>
          <w:tcPr>
            <w:tcW w:w="3870" w:type="dxa"/>
            <w:vAlign w:val="center"/>
            <w:hideMark/>
          </w:tcPr>
          <w:p w14:paraId="41562EDE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Critical Temperature (T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c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[K]</w:t>
            </w:r>
          </w:p>
        </w:tc>
        <w:tc>
          <w:tcPr>
            <w:tcW w:w="4410" w:type="dxa"/>
            <w:vAlign w:val="center"/>
            <w:hideMark/>
          </w:tcPr>
          <w:p w14:paraId="2250D05E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078E8CF8" wp14:editId="02C2C291">
                  <wp:extent cx="2194560" cy="1463040"/>
                  <wp:effectExtent l="0" t="0" r="0" b="3810"/>
                  <wp:docPr id="18" name="Picture 18" descr="C:\Users\asa279\Desktop\MyGitHub\ML-PropertyEstimation\Runbest\Tc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sa279\Desktop\MyGitHub\ML-PropertyEstimation\Runbest\Tc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1A3A18E0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715" w:type="dxa"/>
            <w:vAlign w:val="center"/>
            <w:hideMark/>
          </w:tcPr>
          <w:p w14:paraId="3D4DEC08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lastRenderedPageBreak/>
              <w:t>11</w:t>
            </w:r>
          </w:p>
        </w:tc>
        <w:tc>
          <w:tcPr>
            <w:tcW w:w="3870" w:type="dxa"/>
            <w:vAlign w:val="center"/>
            <w:hideMark/>
          </w:tcPr>
          <w:p w14:paraId="7164CEE3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Critical Pressure (P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c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[bar]</w:t>
            </w:r>
          </w:p>
        </w:tc>
        <w:tc>
          <w:tcPr>
            <w:tcW w:w="4410" w:type="dxa"/>
            <w:vAlign w:val="center"/>
            <w:hideMark/>
          </w:tcPr>
          <w:p w14:paraId="4361CE74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04AED832" wp14:editId="42A8AD64">
                  <wp:extent cx="2194560" cy="1463040"/>
                  <wp:effectExtent l="0" t="0" r="0" b="3810"/>
                  <wp:docPr id="28" name="Picture 28" descr="C:\Users\asa279\Desktop\MyGitHub\ML-PropertyEstimation\Runbest\pc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asa279\Desktop\MyGitHub\ML-PropertyEstimation\Runbest\pc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0DA65F91" w14:textId="77777777" w:rsidTr="006A4683">
        <w:trPr>
          <w:trHeight w:val="584"/>
        </w:trPr>
        <w:tc>
          <w:tcPr>
            <w:tcW w:w="715" w:type="dxa"/>
            <w:vAlign w:val="center"/>
            <w:hideMark/>
          </w:tcPr>
          <w:p w14:paraId="41D90FF5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12</w:t>
            </w:r>
          </w:p>
        </w:tc>
        <w:tc>
          <w:tcPr>
            <w:tcW w:w="3870" w:type="dxa"/>
            <w:vAlign w:val="center"/>
            <w:hideMark/>
          </w:tcPr>
          <w:p w14:paraId="3F4607E4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Critical Volume (V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c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[cc/mol]</w:t>
            </w:r>
          </w:p>
        </w:tc>
        <w:tc>
          <w:tcPr>
            <w:tcW w:w="4410" w:type="dxa"/>
            <w:vAlign w:val="center"/>
            <w:hideMark/>
          </w:tcPr>
          <w:p w14:paraId="7CA98027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5C109AC7" wp14:editId="040E9D76">
                  <wp:extent cx="2194560" cy="1463040"/>
                  <wp:effectExtent l="0" t="0" r="0" b="3810"/>
                  <wp:docPr id="29" name="Picture 29" descr="C:\Users\asa279\Desktop\MyGitHub\ML-PropertyEstimation\Runbest\vc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asa279\Desktop\MyGitHub\ML-PropertyEstimation\Runbest\vc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55ADC0E2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715" w:type="dxa"/>
            <w:vAlign w:val="center"/>
            <w:hideMark/>
          </w:tcPr>
          <w:p w14:paraId="42ACF9D8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13</w:t>
            </w:r>
          </w:p>
        </w:tc>
        <w:tc>
          <w:tcPr>
            <w:tcW w:w="3870" w:type="dxa"/>
            <w:vAlign w:val="center"/>
            <w:hideMark/>
          </w:tcPr>
          <w:p w14:paraId="00F9A7D8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Standard Gibbs Energy Of Formation (G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f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[kJ/mol]</w:t>
            </w:r>
          </w:p>
        </w:tc>
        <w:tc>
          <w:tcPr>
            <w:tcW w:w="4410" w:type="dxa"/>
            <w:vAlign w:val="center"/>
            <w:hideMark/>
          </w:tcPr>
          <w:p w14:paraId="04A8AAD1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3FBB7130" wp14:editId="14F2168E">
                  <wp:extent cx="2194560" cy="1463040"/>
                  <wp:effectExtent l="0" t="0" r="0" b="3810"/>
                  <wp:docPr id="30" name="Picture 30" descr="C:\Users\asa279\Desktop\MyGitHub\ML-PropertyEstimation\Runbest\gf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asa279\Desktop\MyGitHub\ML-PropertyEstimation\Runbest\gf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7AA8ACE2" w14:textId="77777777" w:rsidTr="006A4683">
        <w:trPr>
          <w:trHeight w:val="584"/>
        </w:trPr>
        <w:tc>
          <w:tcPr>
            <w:tcW w:w="715" w:type="dxa"/>
            <w:vAlign w:val="center"/>
            <w:hideMark/>
          </w:tcPr>
          <w:p w14:paraId="05CD82D8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14</w:t>
            </w:r>
          </w:p>
        </w:tc>
        <w:tc>
          <w:tcPr>
            <w:tcW w:w="3870" w:type="dxa"/>
            <w:vAlign w:val="center"/>
            <w:hideMark/>
          </w:tcPr>
          <w:p w14:paraId="38213970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Normal Enthalpy Of Fusion (H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fus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[kJ/mol]</w:t>
            </w:r>
          </w:p>
        </w:tc>
        <w:tc>
          <w:tcPr>
            <w:tcW w:w="4410" w:type="dxa"/>
            <w:vAlign w:val="center"/>
            <w:hideMark/>
          </w:tcPr>
          <w:p w14:paraId="6DA55487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26581071" wp14:editId="1B7B8423">
                  <wp:extent cx="2194560" cy="1463040"/>
                  <wp:effectExtent l="0" t="0" r="0" b="3810"/>
                  <wp:docPr id="32" name="Picture 32" descr="C:\Users\asa279\Desktop\MyGitHub\ML-PropertyEstimation\Runbest\hfus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asa279\Desktop\MyGitHub\ML-PropertyEstimation\Runbest\hfus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355BB706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715" w:type="dxa"/>
            <w:vAlign w:val="center"/>
            <w:hideMark/>
          </w:tcPr>
          <w:p w14:paraId="33FD6565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15</w:t>
            </w:r>
          </w:p>
        </w:tc>
        <w:tc>
          <w:tcPr>
            <w:tcW w:w="3870" w:type="dxa"/>
            <w:vAlign w:val="center"/>
            <w:hideMark/>
          </w:tcPr>
          <w:p w14:paraId="1B27A0F2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Fathead Minnow 96-H LC50 (LC50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(FM)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rPr>
                <w:rFonts w:asciiTheme="majorBidi" w:hAnsiTheme="majorBidi" w:cstheme="majorBidi"/>
                <w:sz w:val="20"/>
                <w:szCs w:val="20"/>
                <w:lang w:val="en-GB"/>
              </w:rPr>
              <w:t xml:space="preserve"> [mol/L]</w:t>
            </w:r>
          </w:p>
        </w:tc>
        <w:tc>
          <w:tcPr>
            <w:tcW w:w="4410" w:type="dxa"/>
            <w:vAlign w:val="center"/>
            <w:hideMark/>
          </w:tcPr>
          <w:p w14:paraId="5A5621CE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6C88F852" wp14:editId="5DAB582D">
                  <wp:extent cx="2194560" cy="1463040"/>
                  <wp:effectExtent l="0" t="0" r="0" b="3810"/>
                  <wp:docPr id="34" name="Picture 34" descr="C:\Users\asa279\Desktop\MyGitHub\ML-PropertyEstimation\Runbest\LC50_FM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asa279\Desktop\MyGitHub\ML-PropertyEstimation\Runbest\LC50_FM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51BB6094" w14:textId="77777777" w:rsidTr="006A4683">
        <w:trPr>
          <w:trHeight w:val="584"/>
        </w:trPr>
        <w:tc>
          <w:tcPr>
            <w:tcW w:w="715" w:type="dxa"/>
            <w:vAlign w:val="center"/>
            <w:hideMark/>
          </w:tcPr>
          <w:p w14:paraId="1A893D32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lastRenderedPageBreak/>
              <w:t>16</w:t>
            </w:r>
          </w:p>
        </w:tc>
        <w:tc>
          <w:tcPr>
            <w:tcW w:w="3870" w:type="dxa"/>
            <w:vAlign w:val="center"/>
            <w:hideMark/>
          </w:tcPr>
          <w:p w14:paraId="1DFD5CBD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Photochemical Oxidation Potential (PCO)</w:t>
            </w:r>
          </w:p>
        </w:tc>
        <w:tc>
          <w:tcPr>
            <w:tcW w:w="4410" w:type="dxa"/>
            <w:vAlign w:val="center"/>
            <w:hideMark/>
          </w:tcPr>
          <w:p w14:paraId="1BDB93A2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11628FE4" wp14:editId="0D36D3A1">
                  <wp:extent cx="2194560" cy="1463040"/>
                  <wp:effectExtent l="0" t="0" r="0" b="3810"/>
                  <wp:docPr id="35" name="Picture 35" descr="C:\Users\asa279\Desktop\MyGitHub\ML-PropertyEstimation\Runbest\PCO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asa279\Desktop\MyGitHub\ML-PropertyEstimation\Runbest\PCO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30AF2696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715" w:type="dxa"/>
            <w:vAlign w:val="center"/>
            <w:hideMark/>
          </w:tcPr>
          <w:p w14:paraId="1C74E67C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17</w:t>
            </w:r>
          </w:p>
        </w:tc>
        <w:tc>
          <w:tcPr>
            <w:tcW w:w="3870" w:type="dxa"/>
            <w:vAlign w:val="center"/>
            <w:hideMark/>
          </w:tcPr>
          <w:p w14:paraId="4BBAD8EC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Bioconcentration Factor (BCF)</w:t>
            </w:r>
          </w:p>
        </w:tc>
        <w:tc>
          <w:tcPr>
            <w:tcW w:w="4410" w:type="dxa"/>
            <w:vAlign w:val="center"/>
            <w:hideMark/>
          </w:tcPr>
          <w:p w14:paraId="5A20A036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0B618B01" wp14:editId="381E4BBA">
                  <wp:extent cx="2194560" cy="1463040"/>
                  <wp:effectExtent l="0" t="0" r="0" b="3810"/>
                  <wp:docPr id="36" name="Picture 36" descr="C:\Users\asa279\Desktop\MyGitHub\ML-PropertyEstimation\Runbest\BCF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C:\Users\asa279\Desktop\MyGitHub\ML-PropertyEstimation\Runbest\BCF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7D94E045" w14:textId="77777777" w:rsidTr="006A4683">
        <w:trPr>
          <w:trHeight w:val="584"/>
        </w:trPr>
        <w:tc>
          <w:tcPr>
            <w:tcW w:w="715" w:type="dxa"/>
            <w:vAlign w:val="center"/>
          </w:tcPr>
          <w:p w14:paraId="4A6822B5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18</w:t>
            </w:r>
          </w:p>
        </w:tc>
        <w:tc>
          <w:tcPr>
            <w:tcW w:w="3870" w:type="dxa"/>
            <w:vAlign w:val="center"/>
          </w:tcPr>
          <w:p w14:paraId="180847E8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Auto Ignition Temperature (AiT) [K]</w:t>
            </w:r>
          </w:p>
        </w:tc>
        <w:tc>
          <w:tcPr>
            <w:tcW w:w="4410" w:type="dxa"/>
            <w:vAlign w:val="center"/>
          </w:tcPr>
          <w:p w14:paraId="10BB5412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7D4BF868" wp14:editId="6685A5D0">
                  <wp:extent cx="2194560" cy="1463040"/>
                  <wp:effectExtent l="0" t="0" r="0" b="3810"/>
                  <wp:docPr id="39" name="Picture 39" descr="C:\Users\asa279\Desktop\MyGitHub\ML-PropertyEstimation\Runbest\AiT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asa279\Desktop\MyGitHub\ML-PropertyEstimation\Runbest\AiT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55E199FE" w14:textId="77777777" w:rsidTr="006A46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</w:trPr>
        <w:tc>
          <w:tcPr>
            <w:tcW w:w="715" w:type="dxa"/>
            <w:vAlign w:val="center"/>
            <w:hideMark/>
          </w:tcPr>
          <w:p w14:paraId="536CBDF0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19</w:t>
            </w:r>
          </w:p>
        </w:tc>
        <w:tc>
          <w:tcPr>
            <w:tcW w:w="3870" w:type="dxa"/>
            <w:vAlign w:val="center"/>
            <w:hideMark/>
          </w:tcPr>
          <w:p w14:paraId="0DBF783B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Enthalpy Of Vaporization At 298K (H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vertAlign w:val="subscript"/>
                <w:lang w:eastAsia="en-US"/>
              </w:rPr>
              <w:t>v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)</w:t>
            </w:r>
            <w:r w:rsidRPr="00E24796">
              <w:t xml:space="preserve"> </w:t>
            </w: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[kJ/mol]</w:t>
            </w:r>
          </w:p>
        </w:tc>
        <w:tc>
          <w:tcPr>
            <w:tcW w:w="4410" w:type="dxa"/>
            <w:vAlign w:val="center"/>
            <w:hideMark/>
          </w:tcPr>
          <w:p w14:paraId="05743353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30371C77" wp14:editId="4D4BDD64">
                  <wp:extent cx="2194560" cy="1463040"/>
                  <wp:effectExtent l="0" t="0" r="0" b="3810"/>
                  <wp:docPr id="41" name="Picture 41" descr="C:\Users\asa279\Desktop\MyGitHub\ML-PropertyEstimation\Runbest\hv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C:\Users\asa279\Desktop\MyGitHub\ML-PropertyEstimation\Runbest\hv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683" w:rsidRPr="00E24796" w14:paraId="065C9F3A" w14:textId="77777777" w:rsidTr="006A4683">
        <w:trPr>
          <w:trHeight w:val="584"/>
        </w:trPr>
        <w:tc>
          <w:tcPr>
            <w:tcW w:w="715" w:type="dxa"/>
            <w:vAlign w:val="center"/>
            <w:hideMark/>
          </w:tcPr>
          <w:p w14:paraId="4ADD90DF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  <w:t>20</w:t>
            </w:r>
          </w:p>
        </w:tc>
        <w:tc>
          <w:tcPr>
            <w:tcW w:w="3870" w:type="dxa"/>
            <w:vAlign w:val="center"/>
            <w:hideMark/>
          </w:tcPr>
          <w:p w14:paraId="310B8E8F" w14:textId="77777777" w:rsidR="006A4683" w:rsidRPr="00E24796" w:rsidRDefault="006A4683" w:rsidP="006A4683">
            <w:pPr>
              <w:ind w:firstLine="0"/>
              <w:jc w:val="center"/>
              <w:textAlignment w:val="bottom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  <w:t>Permissible Exposure Limit (OSHA-TWA)</w:t>
            </w:r>
            <w:r w:rsidRPr="00E24796">
              <w:rPr>
                <w:rFonts w:asciiTheme="majorBidi" w:hAnsiTheme="majorBidi" w:cstheme="majorBidi"/>
                <w:sz w:val="20"/>
                <w:szCs w:val="20"/>
                <w:lang w:val="en-GB"/>
              </w:rPr>
              <w:t xml:space="preserve"> [mol/m</w:t>
            </w:r>
            <w:r w:rsidRPr="00E24796">
              <w:rPr>
                <w:rFonts w:asciiTheme="majorBidi" w:hAnsiTheme="majorBidi" w:cstheme="majorBidi"/>
                <w:sz w:val="20"/>
                <w:szCs w:val="20"/>
                <w:vertAlign w:val="superscript"/>
                <w:lang w:val="en-GB"/>
              </w:rPr>
              <w:t>3</w:t>
            </w:r>
            <w:r w:rsidRPr="00E24796">
              <w:rPr>
                <w:rFonts w:asciiTheme="majorBidi" w:hAnsiTheme="majorBidi" w:cstheme="majorBidi"/>
                <w:sz w:val="20"/>
                <w:szCs w:val="20"/>
                <w:lang w:val="en-GB"/>
              </w:rPr>
              <w:t>]</w:t>
            </w:r>
          </w:p>
        </w:tc>
        <w:tc>
          <w:tcPr>
            <w:tcW w:w="4410" w:type="dxa"/>
            <w:vAlign w:val="center"/>
            <w:hideMark/>
          </w:tcPr>
          <w:p w14:paraId="2368CBBC" w14:textId="77777777" w:rsidR="006A4683" w:rsidRPr="00E24796" w:rsidRDefault="006A4683" w:rsidP="006A4683">
            <w:pPr>
              <w:ind w:firstLine="0"/>
              <w:jc w:val="center"/>
              <w:rPr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r w:rsidRPr="00E24796">
              <w:rPr>
                <w:rFonts w:asciiTheme="majorBidi" w:eastAsia="Times New Roman" w:hAnsiTheme="majorBidi" w:cstheme="majorBidi"/>
                <w:noProof/>
                <w:color w:val="auto"/>
                <w:sz w:val="20"/>
                <w:szCs w:val="20"/>
                <w:lang w:eastAsia="en-US"/>
              </w:rPr>
              <w:drawing>
                <wp:inline distT="0" distB="0" distL="0" distR="0" wp14:anchorId="72792F33" wp14:editId="2E14AA9E">
                  <wp:extent cx="2194560" cy="1463040"/>
                  <wp:effectExtent l="0" t="0" r="0" b="3810"/>
                  <wp:docPr id="42" name="Picture 42" descr="C:\Users\asa279\Desktop\MyGitHub\ML-PropertyEstimation\Runbest\OSHA_TWA\d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asa279\Desktop\MyGitHub\ML-PropertyEstimation\Runbest\OSHA_TWA\d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AE060" w14:textId="382F0401" w:rsidR="0094662E" w:rsidRPr="00E24796" w:rsidRDefault="0094662E" w:rsidP="00AF772A">
      <w:pPr>
        <w:ind w:firstLine="0"/>
        <w:rPr>
          <w:ins w:id="689" w:author="Abdulelah Saeed Alshehri" w:date="2021-02-04T00:55:00Z"/>
        </w:rPr>
      </w:pPr>
    </w:p>
    <w:p w14:paraId="37C9CA78" w14:textId="77777777" w:rsidR="00EF2C07" w:rsidRPr="00E24796" w:rsidRDefault="00EF2C07" w:rsidP="001912FA">
      <w:pPr>
        <w:rPr>
          <w:b/>
          <w:bCs/>
        </w:rPr>
      </w:pPr>
    </w:p>
    <w:p w14:paraId="7BCFE484" w14:textId="77777777" w:rsidR="00EF2C07" w:rsidRPr="00E24796" w:rsidRDefault="00EF2C07" w:rsidP="001912FA">
      <w:pPr>
        <w:rPr>
          <w:b/>
          <w:bCs/>
        </w:rPr>
      </w:pPr>
    </w:p>
    <w:p w14:paraId="0817B132" w14:textId="0E3AAB72" w:rsidR="00B50F2E" w:rsidRPr="00E24796" w:rsidRDefault="00B50F2E" w:rsidP="001912FA">
      <w:pPr>
        <w:rPr>
          <w:ins w:id="690" w:author="Abdulelah Saeed Alshehri" w:date="2021-02-04T00:55:00Z"/>
        </w:rPr>
      </w:pPr>
      <w:ins w:id="691" w:author="Abdulelah Saeed Alshehri" w:date="2021-02-04T00:55:00Z">
        <w:r w:rsidRPr="00E24796">
          <w:rPr>
            <w:b/>
            <w:bCs/>
          </w:rPr>
          <w:lastRenderedPageBreak/>
          <w:t>Table S3.</w:t>
        </w:r>
        <w:r w:rsidRPr="00E24796">
          <w:t xml:space="preserve"> A list of GC/SVR model functions for all properties. </w:t>
        </w:r>
      </w:ins>
    </w:p>
    <w:tbl>
      <w:tblPr>
        <w:tblStyle w:val="PlainTable3"/>
        <w:tblW w:w="9630" w:type="dxa"/>
        <w:jc w:val="center"/>
        <w:tblLayout w:type="fixed"/>
        <w:tblLook w:val="0420" w:firstRow="1" w:lastRow="0" w:firstColumn="0" w:lastColumn="0" w:noHBand="0" w:noVBand="1"/>
      </w:tblPr>
      <w:tblGrid>
        <w:gridCol w:w="2610"/>
        <w:gridCol w:w="2250"/>
        <w:gridCol w:w="4770"/>
      </w:tblGrid>
      <w:tr w:rsidR="00B50F2E" w:rsidRPr="00E24796" w14:paraId="2C54AF88" w14:textId="77777777" w:rsidTr="00EC0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4"/>
          <w:jc w:val="center"/>
          <w:ins w:id="692" w:author="Abdulelah Saeed Alshehri" w:date="2021-02-04T00:55:00Z"/>
        </w:trPr>
        <w:tc>
          <w:tcPr>
            <w:tcW w:w="2610" w:type="dxa"/>
            <w:shd w:val="clear" w:color="auto" w:fill="FFFFFF" w:themeFill="background1"/>
            <w:vAlign w:val="center"/>
            <w:hideMark/>
          </w:tcPr>
          <w:p w14:paraId="0FF57CB2" w14:textId="77777777" w:rsidR="00B50F2E" w:rsidRPr="00E24796" w:rsidRDefault="00B50F2E" w:rsidP="00EC0AFD">
            <w:pPr>
              <w:ind w:firstLine="0"/>
              <w:jc w:val="center"/>
              <w:rPr>
                <w:ins w:id="693" w:author="Abdulelah Saeed Alshehri" w:date="2021-02-04T00:55:00Z"/>
                <w:rFonts w:asciiTheme="majorBidi" w:eastAsia="Times New Roman" w:hAnsiTheme="majorBidi" w:cstheme="majorBidi"/>
                <w:color w:val="auto"/>
                <w:sz w:val="20"/>
                <w:szCs w:val="20"/>
                <w:lang w:eastAsia="en-US"/>
              </w:rPr>
            </w:pPr>
            <w:ins w:id="694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Property</w:t>
              </w:r>
            </w:ins>
          </w:p>
        </w:tc>
        <w:tc>
          <w:tcPr>
            <w:tcW w:w="2250" w:type="dxa"/>
            <w:shd w:val="clear" w:color="auto" w:fill="FFFFFF" w:themeFill="background1"/>
            <w:vAlign w:val="center"/>
          </w:tcPr>
          <w:p w14:paraId="57BD6E9C" w14:textId="77777777" w:rsidR="00B50F2E" w:rsidRPr="00E24796" w:rsidRDefault="00B50F2E" w:rsidP="00EC0AFD">
            <w:pPr>
              <w:ind w:firstLine="0"/>
              <w:jc w:val="center"/>
              <w:rPr>
                <w:ins w:id="695" w:author="Abdulelah Saeed Alshehri" w:date="2021-02-04T00:55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ins w:id="696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LEFT-hAND SIDE</w:t>
              </w:r>
            </w:ins>
          </w:p>
        </w:tc>
        <w:tc>
          <w:tcPr>
            <w:tcW w:w="4770" w:type="dxa"/>
            <w:shd w:val="clear" w:color="auto" w:fill="FFFFFF" w:themeFill="background1"/>
            <w:vAlign w:val="center"/>
          </w:tcPr>
          <w:p w14:paraId="19494E7C" w14:textId="77777777" w:rsidR="00B50F2E" w:rsidRPr="00E24796" w:rsidRDefault="00B50F2E" w:rsidP="00EC0AFD">
            <w:pPr>
              <w:ind w:firstLine="0"/>
              <w:jc w:val="center"/>
              <w:rPr>
                <w:ins w:id="697" w:author="Abdulelah Saeed Alshehri" w:date="2021-02-04T00:55:00Z"/>
                <w:rFonts w:asciiTheme="majorBidi" w:eastAsia="Times New Roman" w:hAnsiTheme="majorBidi" w:cstheme="majorBidi"/>
                <w:color w:val="000000" w:themeColor="text1"/>
                <w:kern w:val="24"/>
                <w:sz w:val="20"/>
                <w:szCs w:val="20"/>
                <w:lang w:eastAsia="en-US"/>
              </w:rPr>
            </w:pPr>
            <w:ins w:id="698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color w:val="000000" w:themeColor="text1"/>
                  <w:kern w:val="24"/>
                  <w:sz w:val="20"/>
                  <w:szCs w:val="20"/>
                  <w:lang w:eastAsia="en-US"/>
                </w:rPr>
                <w:t>rIGHT-hAND SIDE OF gc/SVR MODELS</w:t>
              </w:r>
            </w:ins>
          </w:p>
        </w:tc>
      </w:tr>
      <w:tr w:rsidR="00B50F2E" w:rsidRPr="00E24796" w14:paraId="61909CDB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  <w:jc w:val="center"/>
          <w:ins w:id="699" w:author="Abdulelah Saeed Alshehri" w:date="2021-02-04T00:55:00Z"/>
        </w:trPr>
        <w:tc>
          <w:tcPr>
            <w:tcW w:w="2610" w:type="dxa"/>
            <w:vAlign w:val="center"/>
            <w:hideMark/>
          </w:tcPr>
          <w:p w14:paraId="47DECEFF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00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01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Octanol-Water Partition Coefficient</w:t>
              </w:r>
            </w:ins>
          </w:p>
        </w:tc>
        <w:tc>
          <w:tcPr>
            <w:tcW w:w="2250" w:type="dxa"/>
            <w:vAlign w:val="center"/>
          </w:tcPr>
          <w:p w14:paraId="49B7D744" w14:textId="67BB556F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02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03" w:author="Abdulelah Saeed Alshehri" w:date="2021-02-04T00:55:00Z">
              <w:r w:rsidRPr="00E24796">
                <w:rPr>
                  <w:noProof/>
                  <w:position w:val="-12"/>
                  <w:lang w:eastAsia="en-US"/>
                </w:rPr>
                <w:drawing>
                  <wp:inline distT="0" distB="0" distL="0" distR="0" wp14:anchorId="397D4C7E" wp14:editId="67C0BA63">
                    <wp:extent cx="809625" cy="228600"/>
                    <wp:effectExtent l="0" t="0" r="9525" b="0"/>
                    <wp:docPr id="55" name="Picture 5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809625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770" w:type="dxa"/>
            <w:vAlign w:val="center"/>
          </w:tcPr>
          <w:p w14:paraId="2CCA223F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04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05" w:author="Abdulelah Saeed Alshehri" w:date="2021-02-04T00:55:00Z">
              <w:r w:rsidRPr="00E24796">
                <w:rPr>
                  <w:position w:val="-30"/>
                </w:rPr>
                <w:object w:dxaOrig="2760" w:dyaOrig="700" w14:anchorId="16EC6241">
                  <v:shape id="_x0000_i1089" type="#_x0000_t75" style="width:138pt;height:35pt" o:ole="">
                    <v:imagedata r:id="rId37" o:title=""/>
                  </v:shape>
                  <o:OLEObject Type="Embed" ProgID="Equation.DSMT4" ShapeID="_x0000_i1089" DrawAspect="Content" ObjectID="_1675814499" r:id="rId136"/>
                </w:object>
              </w:r>
            </w:ins>
          </w:p>
        </w:tc>
      </w:tr>
      <w:tr w:rsidR="00B50F2E" w:rsidRPr="00E24796" w14:paraId="25F94ACF" w14:textId="77777777" w:rsidTr="00EC0AFD">
        <w:trPr>
          <w:trHeight w:val="584"/>
          <w:jc w:val="center"/>
          <w:ins w:id="706" w:author="Abdulelah Saeed Alshehri" w:date="2021-02-04T00:55:00Z"/>
        </w:trPr>
        <w:tc>
          <w:tcPr>
            <w:tcW w:w="2610" w:type="dxa"/>
            <w:vAlign w:val="center"/>
            <w:hideMark/>
          </w:tcPr>
          <w:p w14:paraId="03DE72D3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07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08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Normal Melting Point [K]</w:t>
              </w:r>
            </w:ins>
          </w:p>
        </w:tc>
        <w:tc>
          <w:tcPr>
            <w:tcW w:w="2250" w:type="dxa"/>
            <w:vAlign w:val="center"/>
          </w:tcPr>
          <w:p w14:paraId="07E7C666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09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10" w:author="Abdulelah Saeed Alshehri" w:date="2021-02-04T00:55:00Z">
              <w:r w:rsidRPr="00E24796">
                <w:rPr>
                  <w:position w:val="-32"/>
                </w:rPr>
                <w:object w:dxaOrig="999" w:dyaOrig="760" w14:anchorId="05822159">
                  <v:shape id="_x0000_i1090" type="#_x0000_t75" style="width:50pt;height:38.5pt" o:ole="">
                    <v:imagedata r:id="rId39" o:title=""/>
                  </v:shape>
                  <o:OLEObject Type="Embed" ProgID="Equation.DSMT4" ShapeID="_x0000_i1090" DrawAspect="Content" ObjectID="_1675814500" r:id="rId137"/>
                </w:object>
              </w:r>
            </w:ins>
          </w:p>
        </w:tc>
        <w:tc>
          <w:tcPr>
            <w:tcW w:w="4770" w:type="dxa"/>
            <w:vAlign w:val="center"/>
          </w:tcPr>
          <w:p w14:paraId="61B2DDF1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11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12" w:author="Abdulelah Saeed Alshehri" w:date="2021-02-04T00:55:00Z">
              <w:r w:rsidRPr="00E24796">
                <w:rPr>
                  <w:position w:val="-30"/>
                </w:rPr>
                <w:object w:dxaOrig="2760" w:dyaOrig="700" w14:anchorId="6C45FC9D">
                  <v:shape id="_x0000_i1091" type="#_x0000_t75" style="width:138pt;height:35pt" o:ole="">
                    <v:imagedata r:id="rId41" o:title=""/>
                  </v:shape>
                  <o:OLEObject Type="Embed" ProgID="Equation.DSMT4" ShapeID="_x0000_i1091" DrawAspect="Content" ObjectID="_1675814501" r:id="rId138"/>
                </w:object>
              </w:r>
            </w:ins>
          </w:p>
        </w:tc>
      </w:tr>
      <w:tr w:rsidR="00B50F2E" w:rsidRPr="00E24796" w14:paraId="218F0CA2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713" w:author="Abdulelah Saeed Alshehri" w:date="2021-02-04T00:55:00Z"/>
        </w:trPr>
        <w:tc>
          <w:tcPr>
            <w:tcW w:w="2610" w:type="dxa"/>
            <w:vAlign w:val="center"/>
            <w:hideMark/>
          </w:tcPr>
          <w:p w14:paraId="67B79C06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14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15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Normal Boiling Point [K]</w:t>
              </w:r>
            </w:ins>
          </w:p>
        </w:tc>
        <w:tc>
          <w:tcPr>
            <w:tcW w:w="2250" w:type="dxa"/>
            <w:vAlign w:val="center"/>
          </w:tcPr>
          <w:p w14:paraId="09E96E32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16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17" w:author="Abdulelah Saeed Alshehri" w:date="2021-02-04T00:55:00Z">
              <w:r w:rsidRPr="00E24796">
                <w:rPr>
                  <w:position w:val="-32"/>
                </w:rPr>
                <w:object w:dxaOrig="1040" w:dyaOrig="760" w14:anchorId="53F91675">
                  <v:shape id="_x0000_i1092" type="#_x0000_t75" style="width:52pt;height:38.5pt" o:ole="">
                    <v:imagedata r:id="rId43" o:title=""/>
                  </v:shape>
                  <o:OLEObject Type="Embed" ProgID="Equation.DSMT4" ShapeID="_x0000_i1092" DrawAspect="Content" ObjectID="_1675814502" r:id="rId139"/>
                </w:object>
              </w:r>
            </w:ins>
          </w:p>
        </w:tc>
        <w:tc>
          <w:tcPr>
            <w:tcW w:w="4770" w:type="dxa"/>
            <w:vAlign w:val="center"/>
          </w:tcPr>
          <w:p w14:paraId="5B3529BD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18" w:author="Abdulelah Saeed Alshehri" w:date="2021-02-04T00:55:00Z"/>
                <w:rFonts w:asciiTheme="majorBidi" w:eastAsia="Times New Roman" w:hAnsiTheme="majorBidi" w:cstheme="majorBidi"/>
                <w:b/>
                <w:bCs/>
                <w:kern w:val="24"/>
                <w:sz w:val="20"/>
                <w:szCs w:val="20"/>
                <w:lang w:eastAsia="en-US"/>
              </w:rPr>
            </w:pPr>
            <w:ins w:id="719" w:author="Abdulelah Saeed Alshehri" w:date="2021-02-04T00:55:00Z">
              <w:r w:rsidRPr="00E24796">
                <w:rPr>
                  <w:position w:val="-30"/>
                </w:rPr>
                <w:object w:dxaOrig="2760" w:dyaOrig="700" w14:anchorId="15DF776C">
                  <v:shape id="_x0000_i1093" type="#_x0000_t75" style="width:138pt;height:35pt" o:ole="">
                    <v:imagedata r:id="rId45" o:title=""/>
                  </v:shape>
                  <o:OLEObject Type="Embed" ProgID="Equation.DSMT4" ShapeID="_x0000_i1093" DrawAspect="Content" ObjectID="_1675814503" r:id="rId140"/>
                </w:object>
              </w:r>
            </w:ins>
          </w:p>
        </w:tc>
      </w:tr>
      <w:tr w:rsidR="00B50F2E" w:rsidRPr="00E24796" w14:paraId="57556936" w14:textId="77777777" w:rsidTr="00EC0AFD">
        <w:trPr>
          <w:trHeight w:val="584"/>
          <w:jc w:val="center"/>
          <w:ins w:id="720" w:author="Abdulelah Saeed Alshehri" w:date="2021-02-04T00:55:00Z"/>
        </w:trPr>
        <w:tc>
          <w:tcPr>
            <w:tcW w:w="2610" w:type="dxa"/>
            <w:vAlign w:val="center"/>
            <w:hideMark/>
          </w:tcPr>
          <w:p w14:paraId="07E45595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21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22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Oral Rat [mol/kg]</w:t>
              </w:r>
            </w:ins>
          </w:p>
        </w:tc>
        <w:tc>
          <w:tcPr>
            <w:tcW w:w="2250" w:type="dxa"/>
            <w:vAlign w:val="center"/>
          </w:tcPr>
          <w:p w14:paraId="5DB3E77B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23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24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position w:val="-12"/>
                  <w:sz w:val="20"/>
                  <w:szCs w:val="20"/>
                  <w:lang w:eastAsia="en-US"/>
                </w:rPr>
                <w:object w:dxaOrig="2040" w:dyaOrig="360" w14:anchorId="38F539CF">
                  <v:shape id="_x0000_i1094" type="#_x0000_t75" style="width:102pt;height:18pt" o:ole="">
                    <v:imagedata r:id="rId47" o:title=""/>
                  </v:shape>
                  <o:OLEObject Type="Embed" ProgID="Equation.DSMT4" ShapeID="_x0000_i1094" DrawAspect="Content" ObjectID="_1675814504" r:id="rId141"/>
                </w:object>
              </w:r>
            </w:ins>
          </w:p>
        </w:tc>
        <w:tc>
          <w:tcPr>
            <w:tcW w:w="4770" w:type="dxa"/>
            <w:vAlign w:val="center"/>
          </w:tcPr>
          <w:p w14:paraId="59C435EB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25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26" w:author="Abdulelah Saeed Alshehri" w:date="2021-02-04T00:55:00Z">
              <w:r w:rsidRPr="00E24796">
                <w:rPr>
                  <w:position w:val="-30"/>
                </w:rPr>
                <w:object w:dxaOrig="2760" w:dyaOrig="700" w14:anchorId="32B7904B">
                  <v:shape id="_x0000_i1095" type="#_x0000_t75" style="width:138pt;height:35pt" o:ole="">
                    <v:imagedata r:id="rId49" o:title=""/>
                  </v:shape>
                  <o:OLEObject Type="Embed" ProgID="Equation.DSMT4" ShapeID="_x0000_i1095" DrawAspect="Content" ObjectID="_1675814505" r:id="rId142"/>
                </w:object>
              </w:r>
            </w:ins>
          </w:p>
        </w:tc>
      </w:tr>
      <w:tr w:rsidR="00B50F2E" w:rsidRPr="00E24796" w14:paraId="25B28410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727" w:author="Abdulelah Saeed Alshehri" w:date="2021-02-04T00:55:00Z"/>
        </w:trPr>
        <w:tc>
          <w:tcPr>
            <w:tcW w:w="2610" w:type="dxa"/>
            <w:vAlign w:val="center"/>
            <w:hideMark/>
          </w:tcPr>
          <w:p w14:paraId="02B22B97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28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29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Aqueous Solubility [mol/L]</w:t>
              </w:r>
            </w:ins>
          </w:p>
        </w:tc>
        <w:tc>
          <w:tcPr>
            <w:tcW w:w="2250" w:type="dxa"/>
            <w:vAlign w:val="center"/>
          </w:tcPr>
          <w:p w14:paraId="083EF3B6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30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31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position w:val="-12"/>
                  <w:sz w:val="20"/>
                  <w:szCs w:val="20"/>
                  <w:lang w:eastAsia="en-US"/>
                </w:rPr>
                <w:object w:dxaOrig="1860" w:dyaOrig="360" w14:anchorId="47275BC5">
                  <v:shape id="_x0000_i1096" type="#_x0000_t75" style="width:93pt;height:18pt" o:ole="">
                    <v:imagedata r:id="rId51" o:title=""/>
                  </v:shape>
                  <o:OLEObject Type="Embed" ProgID="Equation.DSMT4" ShapeID="_x0000_i1096" DrawAspect="Content" ObjectID="_1675814506" r:id="rId143"/>
                </w:object>
              </w:r>
            </w:ins>
          </w:p>
        </w:tc>
        <w:tc>
          <w:tcPr>
            <w:tcW w:w="4770" w:type="dxa"/>
            <w:vAlign w:val="center"/>
          </w:tcPr>
          <w:p w14:paraId="721834E7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32" w:author="Abdulelah Saeed Alshehri" w:date="2021-02-04T00:55:00Z"/>
                <w:rFonts w:asciiTheme="majorBidi" w:eastAsia="Times New Roman" w:hAnsiTheme="majorBidi" w:cstheme="majorBidi"/>
                <w:b/>
                <w:bCs/>
                <w:kern w:val="24"/>
                <w:sz w:val="20"/>
                <w:szCs w:val="20"/>
                <w:lang w:eastAsia="en-US"/>
              </w:rPr>
            </w:pPr>
            <w:ins w:id="733" w:author="Abdulelah Saeed Alshehri" w:date="2021-02-04T00:55:00Z">
              <w:r w:rsidRPr="00E24796">
                <w:rPr>
                  <w:position w:val="-30"/>
                </w:rPr>
                <w:object w:dxaOrig="2760" w:dyaOrig="700" w14:anchorId="4BF87C31">
                  <v:shape id="_x0000_i1097" type="#_x0000_t75" style="width:138pt;height:35pt" o:ole="">
                    <v:imagedata r:id="rId53" o:title=""/>
                  </v:shape>
                  <o:OLEObject Type="Embed" ProgID="Equation.DSMT4" ShapeID="_x0000_i1097" DrawAspect="Content" ObjectID="_1675814507" r:id="rId144"/>
                </w:object>
              </w:r>
            </w:ins>
          </w:p>
        </w:tc>
      </w:tr>
      <w:tr w:rsidR="00B50F2E" w:rsidRPr="00E24796" w14:paraId="525C79CE" w14:textId="77777777" w:rsidTr="00EC0AFD">
        <w:trPr>
          <w:trHeight w:val="584"/>
          <w:jc w:val="center"/>
          <w:ins w:id="734" w:author="Abdulelah Saeed Alshehri" w:date="2021-02-04T00:55:00Z"/>
        </w:trPr>
        <w:tc>
          <w:tcPr>
            <w:tcW w:w="2610" w:type="dxa"/>
            <w:vAlign w:val="center"/>
          </w:tcPr>
          <w:p w14:paraId="4C8111A2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35" w:author="Abdulelah Saeed Alshehri" w:date="2021-02-04T00:55:00Z"/>
                <w:rFonts w:asciiTheme="majorBidi" w:eastAsia="Times New Roman" w:hAnsiTheme="majorBidi" w:cstheme="majorBidi"/>
                <w:kern w:val="24"/>
                <w:lang w:eastAsia="en-US"/>
              </w:rPr>
            </w:pPr>
            <w:ins w:id="736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Acid Dissociation Constant</w:t>
              </w:r>
            </w:ins>
          </w:p>
        </w:tc>
        <w:tc>
          <w:tcPr>
            <w:tcW w:w="2250" w:type="dxa"/>
            <w:vAlign w:val="center"/>
          </w:tcPr>
          <w:p w14:paraId="0E8E5A0F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37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38" w:author="Abdulelah Saeed Alshehri" w:date="2021-02-04T00:55:00Z">
              <w:r w:rsidRPr="00E24796">
                <w:rPr>
                  <w:position w:val="-12"/>
                </w:rPr>
                <w:object w:dxaOrig="480" w:dyaOrig="360" w14:anchorId="16C145A9">
                  <v:shape id="_x0000_i1098" type="#_x0000_t75" style="width:25pt;height:18pt" o:ole="">
                    <v:imagedata r:id="rId55" o:title=""/>
                  </v:shape>
                  <o:OLEObject Type="Embed" ProgID="Equation.DSMT4" ShapeID="_x0000_i1098" DrawAspect="Content" ObjectID="_1675814508" r:id="rId145"/>
                </w:object>
              </w:r>
            </w:ins>
          </w:p>
        </w:tc>
        <w:tc>
          <w:tcPr>
            <w:tcW w:w="4770" w:type="dxa"/>
            <w:vAlign w:val="center"/>
          </w:tcPr>
          <w:p w14:paraId="06219BA3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39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40" w:author="Abdulelah Saeed Alshehri" w:date="2021-02-04T00:55:00Z">
              <w:r w:rsidRPr="00E24796">
                <w:rPr>
                  <w:position w:val="-14"/>
                </w:rPr>
                <w:object w:dxaOrig="900" w:dyaOrig="400" w14:anchorId="0F9A206A">
                  <v:shape id="_x0000_i1099" type="#_x0000_t75" style="width:45pt;height:20pt" o:ole="">
                    <v:imagedata r:id="rId57" o:title=""/>
                  </v:shape>
                  <o:OLEObject Type="Embed" ProgID="Equation.DSMT4" ShapeID="_x0000_i1099" DrawAspect="Content" ObjectID="_1675814509" r:id="rId146"/>
                </w:object>
              </w:r>
            </w:ins>
          </w:p>
        </w:tc>
      </w:tr>
      <w:tr w:rsidR="00B50F2E" w:rsidRPr="00E24796" w14:paraId="742D4803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741" w:author="Abdulelah Saeed Alshehri" w:date="2021-02-04T00:55:00Z"/>
        </w:trPr>
        <w:tc>
          <w:tcPr>
            <w:tcW w:w="2610" w:type="dxa"/>
            <w:vAlign w:val="center"/>
          </w:tcPr>
          <w:p w14:paraId="40B9B984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42" w:author="Abdulelah Saeed Alshehri" w:date="2021-02-04T00:55:00Z"/>
                <w:rFonts w:asciiTheme="majorBidi" w:eastAsia="Times New Roman" w:hAnsiTheme="majorBidi" w:cstheme="majorBidi"/>
                <w:kern w:val="24"/>
                <w:lang w:eastAsia="en-US"/>
              </w:rPr>
            </w:pPr>
            <w:ins w:id="743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Hildebrandt Solubility Parameter at 298 K [MPa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vertAlign w:val="superscript"/>
                  <w:lang w:eastAsia="en-US"/>
                </w:rPr>
                <w:t>1/2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]</w:t>
              </w:r>
            </w:ins>
          </w:p>
        </w:tc>
        <w:tc>
          <w:tcPr>
            <w:tcW w:w="2250" w:type="dxa"/>
            <w:vAlign w:val="center"/>
          </w:tcPr>
          <w:p w14:paraId="300EC316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44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45" w:author="Abdulelah Saeed Alshehri" w:date="2021-02-04T00:55:00Z">
              <w:r w:rsidRPr="00E24796">
                <w:rPr>
                  <w:position w:val="-6"/>
                </w:rPr>
                <w:object w:dxaOrig="220" w:dyaOrig="279" w14:anchorId="26DA48F1">
                  <v:shape id="_x0000_i1100" type="#_x0000_t75" style="width:11pt;height:14.5pt" o:ole="">
                    <v:imagedata r:id="rId59" o:title=""/>
                  </v:shape>
                  <o:OLEObject Type="Embed" ProgID="Equation.DSMT4" ShapeID="_x0000_i1100" DrawAspect="Content" ObjectID="_1675814510" r:id="rId147"/>
                </w:object>
              </w:r>
            </w:ins>
          </w:p>
        </w:tc>
        <w:tc>
          <w:tcPr>
            <w:tcW w:w="4770" w:type="dxa"/>
            <w:vAlign w:val="center"/>
          </w:tcPr>
          <w:p w14:paraId="415EFD6E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46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47" w:author="Abdulelah Saeed Alshehri" w:date="2021-02-04T00:55:00Z">
              <w:r w:rsidRPr="00E24796">
                <w:rPr>
                  <w:position w:val="-14"/>
                </w:rPr>
                <w:object w:dxaOrig="900" w:dyaOrig="400" w14:anchorId="1F2D1580">
                  <v:shape id="_x0000_i1101" type="#_x0000_t75" style="width:45pt;height:20pt" o:ole="">
                    <v:imagedata r:id="rId61" o:title=""/>
                  </v:shape>
                  <o:OLEObject Type="Embed" ProgID="Equation.DSMT4" ShapeID="_x0000_i1101" DrawAspect="Content" ObjectID="_1675814511" r:id="rId148"/>
                </w:object>
              </w:r>
            </w:ins>
          </w:p>
        </w:tc>
      </w:tr>
      <w:tr w:rsidR="00B50F2E" w:rsidRPr="00E24796" w14:paraId="4336F357" w14:textId="77777777" w:rsidTr="00EC0AFD">
        <w:trPr>
          <w:trHeight w:val="584"/>
          <w:jc w:val="center"/>
          <w:ins w:id="748" w:author="Abdulelah Saeed Alshehri" w:date="2021-02-04T00:55:00Z"/>
        </w:trPr>
        <w:tc>
          <w:tcPr>
            <w:tcW w:w="2610" w:type="dxa"/>
            <w:vAlign w:val="center"/>
            <w:hideMark/>
          </w:tcPr>
          <w:p w14:paraId="0830A03E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49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50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Standard Enthalpy Of Formation [kJ/mol]</w:t>
              </w:r>
            </w:ins>
          </w:p>
        </w:tc>
        <w:tc>
          <w:tcPr>
            <w:tcW w:w="2250" w:type="dxa"/>
            <w:vAlign w:val="center"/>
          </w:tcPr>
          <w:p w14:paraId="4C801575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51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52" w:author="Abdulelah Saeed Alshehri" w:date="2021-02-04T00:55:00Z">
              <w:r w:rsidRPr="00E24796">
                <w:rPr>
                  <w:position w:val="-14"/>
                </w:rPr>
                <w:object w:dxaOrig="980" w:dyaOrig="380" w14:anchorId="1F9EA213">
                  <v:shape id="_x0000_i1102" type="#_x0000_t75" style="width:48.5pt;height:18.5pt" o:ole="">
                    <v:imagedata r:id="rId63" o:title=""/>
                  </v:shape>
                  <o:OLEObject Type="Embed" ProgID="Equation.DSMT4" ShapeID="_x0000_i1102" DrawAspect="Content" ObjectID="_1675814512" r:id="rId149"/>
                </w:object>
              </w:r>
            </w:ins>
          </w:p>
        </w:tc>
        <w:tc>
          <w:tcPr>
            <w:tcW w:w="4770" w:type="dxa"/>
            <w:vAlign w:val="center"/>
          </w:tcPr>
          <w:p w14:paraId="68C4066A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53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54" w:author="Abdulelah Saeed Alshehri" w:date="2021-02-04T00:55:00Z">
              <w:r w:rsidRPr="00E24796">
                <w:rPr>
                  <w:position w:val="-30"/>
                </w:rPr>
                <w:object w:dxaOrig="2760" w:dyaOrig="700" w14:anchorId="23BC6CD3">
                  <v:shape id="_x0000_i1103" type="#_x0000_t75" style="width:138pt;height:35pt" o:ole="">
                    <v:imagedata r:id="rId65" o:title=""/>
                  </v:shape>
                  <o:OLEObject Type="Embed" ProgID="Equation.DSMT4" ShapeID="_x0000_i1103" DrawAspect="Content" ObjectID="_1675814513" r:id="rId150"/>
                </w:object>
              </w:r>
            </w:ins>
          </w:p>
        </w:tc>
      </w:tr>
      <w:tr w:rsidR="00B50F2E" w:rsidRPr="00E24796" w14:paraId="037864A4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755" w:author="Abdulelah Saeed Alshehri" w:date="2021-02-04T00:55:00Z"/>
        </w:trPr>
        <w:tc>
          <w:tcPr>
            <w:tcW w:w="2610" w:type="dxa"/>
            <w:vAlign w:val="center"/>
          </w:tcPr>
          <w:p w14:paraId="2E221A7C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56" w:author="Abdulelah Saeed Alshehri" w:date="2021-02-04T00:55:00Z"/>
                <w:rFonts w:eastAsia="Times New Roman"/>
                <w:color w:val="auto"/>
                <w:lang w:eastAsia="en-US"/>
              </w:rPr>
            </w:pPr>
            <w:ins w:id="757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Liquid Molar Volume at 298K [cc/mol]</w:t>
              </w:r>
            </w:ins>
          </w:p>
        </w:tc>
        <w:tc>
          <w:tcPr>
            <w:tcW w:w="2250" w:type="dxa"/>
            <w:vAlign w:val="center"/>
          </w:tcPr>
          <w:p w14:paraId="6D5EE4A1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58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59" w:author="Abdulelah Saeed Alshehri" w:date="2021-02-04T00:55:00Z">
              <w:r w:rsidRPr="00E24796">
                <w:rPr>
                  <w:position w:val="-12"/>
                </w:rPr>
                <w:object w:dxaOrig="400" w:dyaOrig="360" w14:anchorId="0EA79DCB">
                  <v:shape id="_x0000_i1104" type="#_x0000_t75" style="width:20pt;height:18pt" o:ole="">
                    <v:imagedata r:id="rId67" o:title=""/>
                  </v:shape>
                  <o:OLEObject Type="Embed" ProgID="Equation.DSMT4" ShapeID="_x0000_i1104" DrawAspect="Content" ObjectID="_1675814514" r:id="rId151"/>
                </w:object>
              </w:r>
            </w:ins>
          </w:p>
        </w:tc>
        <w:tc>
          <w:tcPr>
            <w:tcW w:w="4770" w:type="dxa"/>
            <w:vAlign w:val="center"/>
          </w:tcPr>
          <w:p w14:paraId="6C75EFAB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60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61" w:author="Abdulelah Saeed Alshehri" w:date="2021-02-04T00:55:00Z">
              <w:r w:rsidRPr="00E24796">
                <w:rPr>
                  <w:position w:val="-14"/>
                </w:rPr>
                <w:object w:dxaOrig="900" w:dyaOrig="400" w14:anchorId="4F5D1EA1">
                  <v:shape id="_x0000_i1105" type="#_x0000_t75" style="width:45pt;height:20pt" o:ole="">
                    <v:imagedata r:id="rId69" o:title=""/>
                  </v:shape>
                  <o:OLEObject Type="Embed" ProgID="Equation.DSMT4" ShapeID="_x0000_i1105" DrawAspect="Content" ObjectID="_1675814515" r:id="rId152"/>
                </w:object>
              </w:r>
            </w:ins>
          </w:p>
        </w:tc>
      </w:tr>
      <w:tr w:rsidR="00B50F2E" w:rsidRPr="00E24796" w14:paraId="38184657" w14:textId="77777777" w:rsidTr="00EC0AFD">
        <w:trPr>
          <w:trHeight w:val="584"/>
          <w:jc w:val="center"/>
          <w:ins w:id="762" w:author="Abdulelah Saeed Alshehri" w:date="2021-02-04T00:55:00Z"/>
        </w:trPr>
        <w:tc>
          <w:tcPr>
            <w:tcW w:w="2610" w:type="dxa"/>
            <w:vAlign w:val="center"/>
            <w:hideMark/>
          </w:tcPr>
          <w:p w14:paraId="3CB9A23F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63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64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Critical Temperature [K]</w:t>
              </w:r>
            </w:ins>
          </w:p>
        </w:tc>
        <w:tc>
          <w:tcPr>
            <w:tcW w:w="2250" w:type="dxa"/>
            <w:vAlign w:val="center"/>
          </w:tcPr>
          <w:p w14:paraId="38922D58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65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66" w:author="Abdulelah Saeed Alshehri" w:date="2021-02-04T00:55:00Z">
              <w:r w:rsidRPr="00E24796">
                <w:rPr>
                  <w:position w:val="-32"/>
                </w:rPr>
                <w:object w:dxaOrig="980" w:dyaOrig="760" w14:anchorId="426CF4EF">
                  <v:shape id="_x0000_i1106" type="#_x0000_t75" style="width:48.5pt;height:38.5pt" o:ole="">
                    <v:imagedata r:id="rId71" o:title=""/>
                  </v:shape>
                  <o:OLEObject Type="Embed" ProgID="Equation.DSMT4" ShapeID="_x0000_i1106" DrawAspect="Content" ObjectID="_1675814516" r:id="rId153"/>
                </w:object>
              </w:r>
            </w:ins>
          </w:p>
        </w:tc>
        <w:tc>
          <w:tcPr>
            <w:tcW w:w="4770" w:type="dxa"/>
            <w:vAlign w:val="center"/>
          </w:tcPr>
          <w:p w14:paraId="5AE2565E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67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68" w:author="Abdulelah Saeed Alshehri" w:date="2021-02-04T00:55:00Z">
              <w:r w:rsidRPr="00E24796">
                <w:rPr>
                  <w:position w:val="-30"/>
                </w:rPr>
                <w:object w:dxaOrig="2760" w:dyaOrig="700" w14:anchorId="68FD449F">
                  <v:shape id="_x0000_i1107" type="#_x0000_t75" style="width:138pt;height:35pt" o:ole="">
                    <v:imagedata r:id="rId73" o:title=""/>
                  </v:shape>
                  <o:OLEObject Type="Embed" ProgID="Equation.DSMT4" ShapeID="_x0000_i1107" DrawAspect="Content" ObjectID="_1675814517" r:id="rId154"/>
                </w:object>
              </w:r>
            </w:ins>
          </w:p>
        </w:tc>
      </w:tr>
      <w:tr w:rsidR="00B50F2E" w:rsidRPr="00E24796" w14:paraId="06E41040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769" w:author="Abdulelah Saeed Alshehri" w:date="2021-02-04T00:55:00Z"/>
        </w:trPr>
        <w:tc>
          <w:tcPr>
            <w:tcW w:w="2610" w:type="dxa"/>
            <w:vAlign w:val="center"/>
            <w:hideMark/>
          </w:tcPr>
          <w:p w14:paraId="164F4A8E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70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71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 xml:space="preserve">Critical Pressure </w:t>
              </w:r>
              <w:r w:rsidRPr="00E24796">
                <w:t xml:space="preserve"> 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[bar]</w:t>
              </w:r>
            </w:ins>
          </w:p>
        </w:tc>
        <w:tc>
          <w:tcPr>
            <w:tcW w:w="2250" w:type="dxa"/>
            <w:vAlign w:val="center"/>
          </w:tcPr>
          <w:p w14:paraId="7AEBDFFB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72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73" w:author="Abdulelah Saeed Alshehri" w:date="2021-02-04T00:55:00Z">
              <w:r w:rsidRPr="00E24796">
                <w:rPr>
                  <w:position w:val="-12"/>
                </w:rPr>
                <w:object w:dxaOrig="1500" w:dyaOrig="420" w14:anchorId="573E72C2">
                  <v:shape id="_x0000_i1108" type="#_x0000_t75" style="width:75pt;height:21pt" o:ole="">
                    <v:imagedata r:id="rId75" o:title=""/>
                  </v:shape>
                  <o:OLEObject Type="Embed" ProgID="Equation.DSMT4" ShapeID="_x0000_i1108" DrawAspect="Content" ObjectID="_1675814518" r:id="rId155"/>
                </w:object>
              </w:r>
            </w:ins>
          </w:p>
        </w:tc>
        <w:tc>
          <w:tcPr>
            <w:tcW w:w="4770" w:type="dxa"/>
            <w:vAlign w:val="center"/>
          </w:tcPr>
          <w:p w14:paraId="45FC9B71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74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75" w:author="Abdulelah Saeed Alshehri" w:date="2021-02-04T00:55:00Z">
              <w:r w:rsidRPr="00E24796">
                <w:rPr>
                  <w:position w:val="-30"/>
                </w:rPr>
                <w:object w:dxaOrig="2760" w:dyaOrig="700" w14:anchorId="11C56501">
                  <v:shape id="_x0000_i1109" type="#_x0000_t75" style="width:138pt;height:35pt" o:ole="">
                    <v:imagedata r:id="rId77" o:title=""/>
                  </v:shape>
                  <o:OLEObject Type="Embed" ProgID="Equation.DSMT4" ShapeID="_x0000_i1109" DrawAspect="Content" ObjectID="_1675814519" r:id="rId156"/>
                </w:object>
              </w:r>
            </w:ins>
          </w:p>
        </w:tc>
      </w:tr>
      <w:tr w:rsidR="00B50F2E" w:rsidRPr="00E24796" w14:paraId="30959C26" w14:textId="77777777" w:rsidTr="00EC0AFD">
        <w:trPr>
          <w:trHeight w:val="584"/>
          <w:jc w:val="center"/>
          <w:ins w:id="776" w:author="Abdulelah Saeed Alshehri" w:date="2021-02-04T00:55:00Z"/>
        </w:trPr>
        <w:tc>
          <w:tcPr>
            <w:tcW w:w="2610" w:type="dxa"/>
            <w:vAlign w:val="center"/>
            <w:hideMark/>
          </w:tcPr>
          <w:p w14:paraId="765024B0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77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78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Critical Volume</w:t>
              </w:r>
              <w:r w:rsidRPr="00E24796">
                <w:t xml:space="preserve"> 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[cc/mol]</w:t>
              </w:r>
            </w:ins>
          </w:p>
        </w:tc>
        <w:tc>
          <w:tcPr>
            <w:tcW w:w="2250" w:type="dxa"/>
            <w:vAlign w:val="center"/>
          </w:tcPr>
          <w:p w14:paraId="7B9C720A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79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80" w:author="Abdulelah Saeed Alshehri" w:date="2021-02-04T00:55:00Z">
              <w:r w:rsidRPr="00E24796">
                <w:rPr>
                  <w:position w:val="-12"/>
                </w:rPr>
                <w:object w:dxaOrig="760" w:dyaOrig="380" w14:anchorId="5CC099C0">
                  <v:shape id="_x0000_i1110" type="#_x0000_t75" style="width:38.5pt;height:18.5pt" o:ole="">
                    <v:imagedata r:id="rId79" o:title=""/>
                  </v:shape>
                  <o:OLEObject Type="Embed" ProgID="Equation.DSMT4" ShapeID="_x0000_i1110" DrawAspect="Content" ObjectID="_1675814520" r:id="rId157"/>
                </w:object>
              </w:r>
            </w:ins>
          </w:p>
        </w:tc>
        <w:tc>
          <w:tcPr>
            <w:tcW w:w="4770" w:type="dxa"/>
            <w:vAlign w:val="center"/>
          </w:tcPr>
          <w:p w14:paraId="3BCFDE72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81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82" w:author="Abdulelah Saeed Alshehri" w:date="2021-02-04T00:55:00Z">
              <w:r w:rsidRPr="00E24796">
                <w:rPr>
                  <w:position w:val="-30"/>
                </w:rPr>
                <w:object w:dxaOrig="2760" w:dyaOrig="700" w14:anchorId="63D7320A">
                  <v:shape id="_x0000_i1111" type="#_x0000_t75" style="width:138pt;height:35pt" o:ole="">
                    <v:imagedata r:id="rId81" o:title=""/>
                  </v:shape>
                  <o:OLEObject Type="Embed" ProgID="Equation.DSMT4" ShapeID="_x0000_i1111" DrawAspect="Content" ObjectID="_1675814521" r:id="rId158"/>
                </w:object>
              </w:r>
            </w:ins>
          </w:p>
        </w:tc>
      </w:tr>
      <w:tr w:rsidR="00B50F2E" w:rsidRPr="00E24796" w14:paraId="3BF09595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783" w:author="Abdulelah Saeed Alshehri" w:date="2021-02-04T00:55:00Z"/>
        </w:trPr>
        <w:tc>
          <w:tcPr>
            <w:tcW w:w="2610" w:type="dxa"/>
            <w:vAlign w:val="center"/>
            <w:hideMark/>
          </w:tcPr>
          <w:p w14:paraId="76942462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84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85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Standard Gibbs Energy Of Formation</w:t>
              </w:r>
              <w:r w:rsidRPr="00E24796">
                <w:t xml:space="preserve"> 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[kJ/mol]</w:t>
              </w:r>
            </w:ins>
          </w:p>
        </w:tc>
        <w:tc>
          <w:tcPr>
            <w:tcW w:w="2250" w:type="dxa"/>
            <w:vAlign w:val="center"/>
          </w:tcPr>
          <w:p w14:paraId="2C44C7DA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86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87" w:author="Abdulelah Saeed Alshehri" w:date="2021-02-04T00:55:00Z">
              <w:r w:rsidRPr="00E24796">
                <w:rPr>
                  <w:position w:val="-14"/>
                </w:rPr>
                <w:object w:dxaOrig="340" w:dyaOrig="380" w14:anchorId="51A79AEC">
                  <v:shape id="_x0000_i1112" type="#_x0000_t75" style="width:17.5pt;height:18.5pt" o:ole="">
                    <v:imagedata r:id="rId83" o:title=""/>
                  </v:shape>
                  <o:OLEObject Type="Embed" ProgID="Equation.DSMT4" ShapeID="_x0000_i1112" DrawAspect="Content" ObjectID="_1675814522" r:id="rId159"/>
                </w:object>
              </w:r>
            </w:ins>
          </w:p>
        </w:tc>
        <w:tc>
          <w:tcPr>
            <w:tcW w:w="4770" w:type="dxa"/>
            <w:vAlign w:val="center"/>
          </w:tcPr>
          <w:p w14:paraId="65B3C099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88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89" w:author="Abdulelah Saeed Alshehri" w:date="2021-02-04T00:55:00Z">
              <w:r w:rsidRPr="00E24796">
                <w:rPr>
                  <w:position w:val="-14"/>
                </w:rPr>
                <w:object w:dxaOrig="900" w:dyaOrig="400" w14:anchorId="25EF4227">
                  <v:shape id="_x0000_i1113" type="#_x0000_t75" style="width:45pt;height:20pt" o:ole="">
                    <v:imagedata r:id="rId85" o:title=""/>
                  </v:shape>
                  <o:OLEObject Type="Embed" ProgID="Equation.DSMT4" ShapeID="_x0000_i1113" DrawAspect="Content" ObjectID="_1675814523" r:id="rId160"/>
                </w:object>
              </w:r>
            </w:ins>
          </w:p>
        </w:tc>
      </w:tr>
      <w:tr w:rsidR="00B50F2E" w:rsidRPr="00E24796" w14:paraId="7E6E529B" w14:textId="77777777" w:rsidTr="00EC0AFD">
        <w:trPr>
          <w:trHeight w:val="584"/>
          <w:jc w:val="center"/>
          <w:ins w:id="790" w:author="Abdulelah Saeed Alshehri" w:date="2021-02-04T00:55:00Z"/>
        </w:trPr>
        <w:tc>
          <w:tcPr>
            <w:tcW w:w="2610" w:type="dxa"/>
            <w:vAlign w:val="center"/>
            <w:hideMark/>
          </w:tcPr>
          <w:p w14:paraId="17A75377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91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92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Normal Enthalpy Of Fusion</w:t>
              </w:r>
              <w:r w:rsidRPr="00E24796">
                <w:t xml:space="preserve"> </w:t>
              </w:r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[kJ/mol]</w:t>
              </w:r>
            </w:ins>
          </w:p>
        </w:tc>
        <w:tc>
          <w:tcPr>
            <w:tcW w:w="2250" w:type="dxa"/>
            <w:vAlign w:val="center"/>
          </w:tcPr>
          <w:p w14:paraId="0939CA02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93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94" w:author="Abdulelah Saeed Alshehri" w:date="2021-02-04T00:55:00Z">
              <w:r w:rsidRPr="00E24796">
                <w:rPr>
                  <w:position w:val="-14"/>
                </w:rPr>
                <w:object w:dxaOrig="480" w:dyaOrig="380" w14:anchorId="66C993A7">
                  <v:shape id="_x0000_i1114" type="#_x0000_t75" style="width:25pt;height:18.5pt" o:ole="">
                    <v:imagedata r:id="rId87" o:title=""/>
                  </v:shape>
                  <o:OLEObject Type="Embed" ProgID="Equation.DSMT4" ShapeID="_x0000_i1114" DrawAspect="Content" ObjectID="_1675814524" r:id="rId161"/>
                </w:object>
              </w:r>
            </w:ins>
          </w:p>
        </w:tc>
        <w:tc>
          <w:tcPr>
            <w:tcW w:w="4770" w:type="dxa"/>
            <w:vAlign w:val="center"/>
          </w:tcPr>
          <w:p w14:paraId="09077709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95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796" w:author="Abdulelah Saeed Alshehri" w:date="2021-02-04T00:55:00Z">
              <w:r w:rsidRPr="00E24796">
                <w:rPr>
                  <w:position w:val="-14"/>
                </w:rPr>
                <w:object w:dxaOrig="900" w:dyaOrig="400" w14:anchorId="5E32646E">
                  <v:shape id="_x0000_i1115" type="#_x0000_t75" style="width:45pt;height:20pt" o:ole="">
                    <v:imagedata r:id="rId89" o:title=""/>
                  </v:shape>
                  <o:OLEObject Type="Embed" ProgID="Equation.DSMT4" ShapeID="_x0000_i1115" DrawAspect="Content" ObjectID="_1675814525" r:id="rId162"/>
                </w:object>
              </w:r>
            </w:ins>
          </w:p>
        </w:tc>
      </w:tr>
      <w:tr w:rsidR="00B50F2E" w:rsidRPr="00E24796" w14:paraId="25FB2107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797" w:author="Abdulelah Saeed Alshehri" w:date="2021-02-04T00:55:00Z"/>
        </w:trPr>
        <w:tc>
          <w:tcPr>
            <w:tcW w:w="2610" w:type="dxa"/>
            <w:vAlign w:val="center"/>
            <w:hideMark/>
          </w:tcPr>
          <w:p w14:paraId="6964094E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798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799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 xml:space="preserve">Fathead Minnow 96-H LC50 </w:t>
              </w:r>
              <w:r w:rsidRPr="00E24796">
                <w:rPr>
                  <w:rFonts w:asciiTheme="majorBidi" w:hAnsiTheme="majorBidi" w:cstheme="majorBidi"/>
                  <w:lang w:val="en-GB"/>
                </w:rPr>
                <w:t>[mol/L]</w:t>
              </w:r>
            </w:ins>
          </w:p>
        </w:tc>
        <w:tc>
          <w:tcPr>
            <w:tcW w:w="2250" w:type="dxa"/>
            <w:vAlign w:val="center"/>
          </w:tcPr>
          <w:p w14:paraId="3DC5DF0F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00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01" w:author="Abdulelah Saeed Alshehri" w:date="2021-02-04T00:55:00Z">
              <w:r w:rsidRPr="00E24796">
                <w:rPr>
                  <w:position w:val="-14"/>
                </w:rPr>
                <w:object w:dxaOrig="2120" w:dyaOrig="380" w14:anchorId="4E43A5FA">
                  <v:shape id="_x0000_i1116" type="#_x0000_t75" style="width:105.5pt;height:18.5pt" o:ole="">
                    <v:imagedata r:id="rId91" o:title=""/>
                  </v:shape>
                  <o:OLEObject Type="Embed" ProgID="Equation.DSMT4" ShapeID="_x0000_i1116" DrawAspect="Content" ObjectID="_1675814526" r:id="rId163"/>
                </w:object>
              </w:r>
            </w:ins>
            <w:ins w:id="802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sz w:val="20"/>
                  <w:szCs w:val="20"/>
                  <w:lang w:eastAsia="en-US"/>
                </w:rPr>
                <w:t xml:space="preserve"> </w:t>
              </w:r>
            </w:ins>
          </w:p>
        </w:tc>
        <w:tc>
          <w:tcPr>
            <w:tcW w:w="4770" w:type="dxa"/>
            <w:vAlign w:val="center"/>
          </w:tcPr>
          <w:p w14:paraId="6B0B279A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03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04" w:author="Abdulelah Saeed Alshehri" w:date="2021-02-04T00:55:00Z">
              <w:r w:rsidRPr="00E24796">
                <w:rPr>
                  <w:position w:val="-30"/>
                </w:rPr>
                <w:object w:dxaOrig="2760" w:dyaOrig="700" w14:anchorId="144355BE">
                  <v:shape id="_x0000_i1117" type="#_x0000_t75" style="width:138pt;height:35pt" o:ole="">
                    <v:imagedata r:id="rId93" o:title=""/>
                  </v:shape>
                  <o:OLEObject Type="Embed" ProgID="Equation.DSMT4" ShapeID="_x0000_i1117" DrawAspect="Content" ObjectID="_1675814527" r:id="rId164"/>
                </w:object>
              </w:r>
            </w:ins>
          </w:p>
        </w:tc>
      </w:tr>
      <w:tr w:rsidR="00B50F2E" w:rsidRPr="00E24796" w14:paraId="5B554496" w14:textId="77777777" w:rsidTr="00EC0AFD">
        <w:trPr>
          <w:trHeight w:val="584"/>
          <w:jc w:val="center"/>
          <w:ins w:id="805" w:author="Abdulelah Saeed Alshehri" w:date="2021-02-04T00:55:00Z"/>
        </w:trPr>
        <w:tc>
          <w:tcPr>
            <w:tcW w:w="2610" w:type="dxa"/>
            <w:vAlign w:val="center"/>
            <w:hideMark/>
          </w:tcPr>
          <w:p w14:paraId="2E2EDA8B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06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807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Photochemical Oxidation Potential</w:t>
              </w:r>
            </w:ins>
          </w:p>
        </w:tc>
        <w:tc>
          <w:tcPr>
            <w:tcW w:w="2250" w:type="dxa"/>
            <w:vAlign w:val="center"/>
          </w:tcPr>
          <w:p w14:paraId="5682C788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08" w:author="Abdulelah Saeed Alshehri" w:date="2021-02-04T00:55:00Z"/>
                <w:rFonts w:asciiTheme="majorBidi" w:eastAsia="Times New Roman" w:hAnsiTheme="majorBidi" w:cstheme="majorBidi"/>
                <w:b/>
                <w:bCs/>
                <w:kern w:val="24"/>
                <w:sz w:val="20"/>
                <w:szCs w:val="20"/>
                <w:lang w:eastAsia="en-US"/>
              </w:rPr>
            </w:pPr>
            <w:ins w:id="809" w:author="Abdulelah Saeed Alshehri" w:date="2021-02-04T00:55:00Z">
              <w:r w:rsidRPr="00E24796">
                <w:rPr>
                  <w:position w:val="-10"/>
                </w:rPr>
                <w:object w:dxaOrig="1080" w:dyaOrig="320" w14:anchorId="763D1F67">
                  <v:shape id="_x0000_i1118" type="#_x0000_t75" style="width:54pt;height:16pt" o:ole="">
                    <v:imagedata r:id="rId95" o:title=""/>
                  </v:shape>
                  <o:OLEObject Type="Embed" ProgID="Equation.DSMT4" ShapeID="_x0000_i1118" DrawAspect="Content" ObjectID="_1675814528" r:id="rId165"/>
                </w:object>
              </w:r>
            </w:ins>
          </w:p>
        </w:tc>
        <w:tc>
          <w:tcPr>
            <w:tcW w:w="4770" w:type="dxa"/>
            <w:vAlign w:val="center"/>
          </w:tcPr>
          <w:p w14:paraId="722D9FB8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10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11" w:author="Abdulelah Saeed Alshehri" w:date="2021-02-04T00:55:00Z">
              <w:r w:rsidRPr="00E24796">
                <w:rPr>
                  <w:position w:val="-30"/>
                </w:rPr>
                <w:object w:dxaOrig="2760" w:dyaOrig="700" w14:anchorId="21EABA44">
                  <v:shape id="_x0000_i1119" type="#_x0000_t75" style="width:138pt;height:35pt" o:ole="">
                    <v:imagedata r:id="rId97" o:title=""/>
                  </v:shape>
                  <o:OLEObject Type="Embed" ProgID="Equation.DSMT4" ShapeID="_x0000_i1119" DrawAspect="Content" ObjectID="_1675814529" r:id="rId166"/>
                </w:object>
              </w:r>
            </w:ins>
          </w:p>
        </w:tc>
      </w:tr>
      <w:tr w:rsidR="00B50F2E" w:rsidRPr="00E24796" w14:paraId="6C58BDAA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812" w:author="Abdulelah Saeed Alshehri" w:date="2021-02-04T00:55:00Z"/>
        </w:trPr>
        <w:tc>
          <w:tcPr>
            <w:tcW w:w="2610" w:type="dxa"/>
            <w:vAlign w:val="center"/>
            <w:hideMark/>
          </w:tcPr>
          <w:p w14:paraId="71351A50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13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814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Bioconcentration Factor</w:t>
              </w:r>
            </w:ins>
          </w:p>
        </w:tc>
        <w:tc>
          <w:tcPr>
            <w:tcW w:w="2250" w:type="dxa"/>
            <w:vAlign w:val="center"/>
          </w:tcPr>
          <w:p w14:paraId="1D3F5784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15" w:author="Abdulelah Saeed Alshehri" w:date="2021-02-04T00:55:00Z"/>
                <w:rFonts w:asciiTheme="majorBidi" w:eastAsia="Times New Roman" w:hAnsiTheme="majorBidi" w:cstheme="majorBidi"/>
                <w:b/>
                <w:bCs/>
                <w:kern w:val="24"/>
                <w:sz w:val="20"/>
                <w:szCs w:val="20"/>
                <w:lang w:eastAsia="en-US"/>
              </w:rPr>
            </w:pPr>
            <w:ins w:id="816" w:author="Abdulelah Saeed Alshehri" w:date="2021-02-04T00:55:00Z">
              <w:r w:rsidRPr="00E24796">
                <w:rPr>
                  <w:position w:val="-10"/>
                </w:rPr>
                <w:object w:dxaOrig="940" w:dyaOrig="320" w14:anchorId="44F88251">
                  <v:shape id="_x0000_i1120" type="#_x0000_t75" style="width:47pt;height:16pt" o:ole="">
                    <v:imagedata r:id="rId99" o:title=""/>
                  </v:shape>
                  <o:OLEObject Type="Embed" ProgID="Equation.DSMT4" ShapeID="_x0000_i1120" DrawAspect="Content" ObjectID="_1675814530" r:id="rId167"/>
                </w:object>
              </w:r>
            </w:ins>
          </w:p>
        </w:tc>
        <w:tc>
          <w:tcPr>
            <w:tcW w:w="4770" w:type="dxa"/>
            <w:vAlign w:val="center"/>
          </w:tcPr>
          <w:p w14:paraId="220D1E86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17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18" w:author="Abdulelah Saeed Alshehri" w:date="2021-02-04T00:55:00Z">
              <w:r w:rsidRPr="00E24796">
                <w:rPr>
                  <w:position w:val="-30"/>
                </w:rPr>
                <w:object w:dxaOrig="2760" w:dyaOrig="700" w14:anchorId="0CAC3F6F">
                  <v:shape id="_x0000_i1121" type="#_x0000_t75" style="width:138pt;height:35pt" o:ole="">
                    <v:imagedata r:id="rId101" o:title=""/>
                  </v:shape>
                  <o:OLEObject Type="Embed" ProgID="Equation.DSMT4" ShapeID="_x0000_i1121" DrawAspect="Content" ObjectID="_1675814531" r:id="rId168"/>
                </w:object>
              </w:r>
            </w:ins>
          </w:p>
        </w:tc>
      </w:tr>
      <w:tr w:rsidR="00B50F2E" w:rsidRPr="00E24796" w14:paraId="262124A1" w14:textId="77777777" w:rsidTr="00EC0AFD">
        <w:trPr>
          <w:trHeight w:val="584"/>
          <w:jc w:val="center"/>
          <w:ins w:id="819" w:author="Abdulelah Saeed Alshehri" w:date="2021-02-04T00:55:00Z"/>
        </w:trPr>
        <w:tc>
          <w:tcPr>
            <w:tcW w:w="2610" w:type="dxa"/>
            <w:vAlign w:val="center"/>
          </w:tcPr>
          <w:p w14:paraId="23710B6F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20" w:author="Abdulelah Saeed Alshehri" w:date="2021-02-04T00:55:00Z"/>
                <w:rFonts w:asciiTheme="majorBidi" w:eastAsia="Times New Roman" w:hAnsiTheme="majorBidi" w:cstheme="majorBidi"/>
                <w:kern w:val="24"/>
                <w:lang w:eastAsia="en-US"/>
              </w:rPr>
            </w:pPr>
            <w:ins w:id="821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lastRenderedPageBreak/>
                <w:t>Auto Ignition Temperature [K]</w:t>
              </w:r>
            </w:ins>
          </w:p>
        </w:tc>
        <w:tc>
          <w:tcPr>
            <w:tcW w:w="2250" w:type="dxa"/>
            <w:vAlign w:val="center"/>
          </w:tcPr>
          <w:p w14:paraId="42D071B9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22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23" w:author="Abdulelah Saeed Alshehri" w:date="2021-02-04T00:55:00Z">
              <w:r w:rsidRPr="00E24796">
                <w:rPr>
                  <w:position w:val="-6"/>
                </w:rPr>
                <w:object w:dxaOrig="480" w:dyaOrig="279" w14:anchorId="470A4F47">
                  <v:shape id="_x0000_i1122" type="#_x0000_t75" style="width:25pt;height:14.5pt" o:ole="">
                    <v:imagedata r:id="rId103" o:title=""/>
                  </v:shape>
                  <o:OLEObject Type="Embed" ProgID="Equation.DSMT4" ShapeID="_x0000_i1122" DrawAspect="Content" ObjectID="_1675814532" r:id="rId169"/>
                </w:object>
              </w:r>
            </w:ins>
          </w:p>
        </w:tc>
        <w:tc>
          <w:tcPr>
            <w:tcW w:w="4770" w:type="dxa"/>
            <w:vAlign w:val="center"/>
          </w:tcPr>
          <w:p w14:paraId="51A79C39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24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25" w:author="Abdulelah Saeed Alshehri" w:date="2021-02-04T00:55:00Z">
              <w:r w:rsidRPr="00E24796">
                <w:rPr>
                  <w:position w:val="-14"/>
                </w:rPr>
                <w:object w:dxaOrig="900" w:dyaOrig="400" w14:anchorId="71903B58">
                  <v:shape id="_x0000_i1123" type="#_x0000_t75" style="width:45pt;height:20pt" o:ole="">
                    <v:imagedata r:id="rId105" o:title=""/>
                  </v:shape>
                  <o:OLEObject Type="Embed" ProgID="Equation.DSMT4" ShapeID="_x0000_i1123" DrawAspect="Content" ObjectID="_1675814533" r:id="rId170"/>
                </w:object>
              </w:r>
            </w:ins>
          </w:p>
        </w:tc>
      </w:tr>
      <w:tr w:rsidR="00B50F2E" w:rsidRPr="00E24796" w14:paraId="76DC9BE2" w14:textId="77777777" w:rsidTr="00EC0A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4"/>
          <w:jc w:val="center"/>
          <w:ins w:id="826" w:author="Abdulelah Saeed Alshehri" w:date="2021-02-04T00:55:00Z"/>
        </w:trPr>
        <w:tc>
          <w:tcPr>
            <w:tcW w:w="2610" w:type="dxa"/>
            <w:vAlign w:val="center"/>
            <w:hideMark/>
          </w:tcPr>
          <w:p w14:paraId="6086F9DF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27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828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Enthalpy Of Vaporization At 298K [kJ/mol]</w:t>
              </w:r>
            </w:ins>
          </w:p>
        </w:tc>
        <w:tc>
          <w:tcPr>
            <w:tcW w:w="2250" w:type="dxa"/>
            <w:vAlign w:val="center"/>
          </w:tcPr>
          <w:p w14:paraId="352CC17F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29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30" w:author="Abdulelah Saeed Alshehri" w:date="2021-02-04T00:55:00Z">
              <w:r w:rsidRPr="00E24796">
                <w:rPr>
                  <w:position w:val="-12"/>
                </w:rPr>
                <w:object w:dxaOrig="920" w:dyaOrig="360" w14:anchorId="45419608">
                  <v:shape id="_x0000_i1124" type="#_x0000_t75" style="width:46pt;height:18pt" o:ole="">
                    <v:imagedata r:id="rId107" o:title=""/>
                  </v:shape>
                  <o:OLEObject Type="Embed" ProgID="Equation.DSMT4" ShapeID="_x0000_i1124" DrawAspect="Content" ObjectID="_1675814534" r:id="rId171"/>
                </w:object>
              </w:r>
            </w:ins>
          </w:p>
        </w:tc>
        <w:tc>
          <w:tcPr>
            <w:tcW w:w="4770" w:type="dxa"/>
            <w:vAlign w:val="center"/>
          </w:tcPr>
          <w:p w14:paraId="1107E4AE" w14:textId="77777777" w:rsidR="00B50F2E" w:rsidRPr="00E24796" w:rsidRDefault="00B50F2E" w:rsidP="00EC0AFD">
            <w:pPr>
              <w:ind w:firstLine="0"/>
              <w:jc w:val="center"/>
              <w:textAlignment w:val="bottom"/>
              <w:rPr>
                <w:ins w:id="831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32" w:author="Abdulelah Saeed Alshehri" w:date="2021-02-04T00:55:00Z">
              <w:r w:rsidRPr="00E24796">
                <w:rPr>
                  <w:position w:val="-30"/>
                </w:rPr>
                <w:object w:dxaOrig="2760" w:dyaOrig="700" w14:anchorId="00257C83">
                  <v:shape id="_x0000_i1125" type="#_x0000_t75" style="width:138pt;height:35pt" o:ole="">
                    <v:imagedata r:id="rId109" o:title=""/>
                  </v:shape>
                  <o:OLEObject Type="Embed" ProgID="Equation.DSMT4" ShapeID="_x0000_i1125" DrawAspect="Content" ObjectID="_1675814535" r:id="rId172"/>
                </w:object>
              </w:r>
            </w:ins>
          </w:p>
        </w:tc>
      </w:tr>
      <w:tr w:rsidR="00B50F2E" w:rsidRPr="007175A9" w14:paraId="6145B212" w14:textId="77777777" w:rsidTr="00EC0AFD">
        <w:trPr>
          <w:trHeight w:val="584"/>
          <w:jc w:val="center"/>
          <w:ins w:id="833" w:author="Abdulelah Saeed Alshehri" w:date="2021-02-04T00:55:00Z"/>
        </w:trPr>
        <w:tc>
          <w:tcPr>
            <w:tcW w:w="2610" w:type="dxa"/>
            <w:vAlign w:val="center"/>
            <w:hideMark/>
          </w:tcPr>
          <w:p w14:paraId="0855218B" w14:textId="77777777" w:rsidR="00B50F2E" w:rsidRPr="00E24796" w:rsidRDefault="00B50F2E" w:rsidP="00EC0AFD">
            <w:pPr>
              <w:spacing w:after="240"/>
              <w:ind w:firstLine="0"/>
              <w:jc w:val="center"/>
              <w:textAlignment w:val="bottom"/>
              <w:rPr>
                <w:ins w:id="834" w:author="Abdulelah Saeed Alshehri" w:date="2021-02-04T00:55:00Z"/>
                <w:rFonts w:asciiTheme="majorBidi" w:eastAsia="Times New Roman" w:hAnsiTheme="majorBidi" w:cstheme="majorBidi"/>
                <w:color w:val="auto"/>
                <w:lang w:eastAsia="en-US"/>
              </w:rPr>
            </w:pPr>
            <w:ins w:id="835" w:author="Abdulelah Saeed Alshehri" w:date="2021-02-04T00:55:00Z">
              <w:r w:rsidRPr="00E24796">
                <w:rPr>
                  <w:rFonts w:asciiTheme="majorBidi" w:eastAsia="Times New Roman" w:hAnsiTheme="majorBidi" w:cstheme="majorBidi"/>
                  <w:kern w:val="24"/>
                  <w:lang w:eastAsia="en-US"/>
                </w:rPr>
                <w:t>Permissible Exposure Limit</w:t>
              </w:r>
              <w:r w:rsidRPr="00E24796">
                <w:rPr>
                  <w:rFonts w:asciiTheme="majorBidi" w:hAnsiTheme="majorBidi" w:cstheme="majorBidi"/>
                  <w:lang w:val="en-GB"/>
                </w:rPr>
                <w:t xml:space="preserve"> [mol/m</w:t>
              </w:r>
              <w:r w:rsidRPr="00E24796">
                <w:rPr>
                  <w:rFonts w:asciiTheme="majorBidi" w:hAnsiTheme="majorBidi" w:cstheme="majorBidi"/>
                  <w:vertAlign w:val="superscript"/>
                  <w:lang w:val="en-GB"/>
                </w:rPr>
                <w:t>3</w:t>
              </w:r>
              <w:r w:rsidRPr="00E24796">
                <w:rPr>
                  <w:rFonts w:asciiTheme="majorBidi" w:hAnsiTheme="majorBidi" w:cstheme="majorBidi"/>
                  <w:lang w:val="en-GB"/>
                </w:rPr>
                <w:t>]</w:t>
              </w:r>
            </w:ins>
          </w:p>
        </w:tc>
        <w:tc>
          <w:tcPr>
            <w:tcW w:w="2250" w:type="dxa"/>
            <w:vAlign w:val="center"/>
          </w:tcPr>
          <w:p w14:paraId="44F48F76" w14:textId="77777777" w:rsidR="00B50F2E" w:rsidRPr="00E24796" w:rsidRDefault="00B50F2E" w:rsidP="00EC0AFD">
            <w:pPr>
              <w:spacing w:after="240"/>
              <w:ind w:firstLine="0"/>
              <w:jc w:val="center"/>
              <w:textAlignment w:val="bottom"/>
              <w:rPr>
                <w:ins w:id="836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37" w:author="Abdulelah Saeed Alshehri" w:date="2021-02-04T00:55:00Z">
              <w:r w:rsidRPr="00E24796">
                <w:rPr>
                  <w:position w:val="-6"/>
                </w:rPr>
                <w:object w:dxaOrig="1340" w:dyaOrig="279" w14:anchorId="39266BA2">
                  <v:shape id="_x0000_i1126" type="#_x0000_t75" style="width:67pt;height:14.5pt" o:ole="">
                    <v:imagedata r:id="rId111" o:title=""/>
                  </v:shape>
                  <o:OLEObject Type="Embed" ProgID="Equation.DSMT4" ShapeID="_x0000_i1126" DrawAspect="Content" ObjectID="_1675814536" r:id="rId173"/>
                </w:object>
              </w:r>
            </w:ins>
          </w:p>
        </w:tc>
        <w:tc>
          <w:tcPr>
            <w:tcW w:w="4770" w:type="dxa"/>
            <w:vAlign w:val="center"/>
          </w:tcPr>
          <w:p w14:paraId="75308405" w14:textId="77777777" w:rsidR="00B50F2E" w:rsidRPr="007175A9" w:rsidRDefault="00B50F2E" w:rsidP="00EC0AFD">
            <w:pPr>
              <w:spacing w:after="240"/>
              <w:ind w:firstLine="0"/>
              <w:jc w:val="center"/>
              <w:textAlignment w:val="bottom"/>
              <w:rPr>
                <w:ins w:id="838" w:author="Abdulelah Saeed Alshehri" w:date="2021-02-04T00:55:00Z"/>
                <w:rFonts w:asciiTheme="majorBidi" w:eastAsia="Times New Roman" w:hAnsiTheme="majorBidi" w:cstheme="majorBidi"/>
                <w:kern w:val="24"/>
                <w:sz w:val="20"/>
                <w:szCs w:val="20"/>
                <w:lang w:eastAsia="en-US"/>
              </w:rPr>
            </w:pPr>
            <w:ins w:id="839" w:author="Abdulelah Saeed Alshehri" w:date="2021-02-04T00:55:00Z">
              <w:r w:rsidRPr="00E24796">
                <w:rPr>
                  <w:rFonts w:asciiTheme="majorBidi" w:hAnsiTheme="majorBidi" w:cstheme="majorBidi"/>
                  <w:position w:val="-14"/>
                </w:rPr>
                <w:object w:dxaOrig="900" w:dyaOrig="400" w14:anchorId="11FBE89E">
                  <v:shape id="_x0000_i1127" type="#_x0000_t75" style="width:46pt;height:19.5pt" o:ole="">
                    <v:imagedata r:id="rId113" o:title=""/>
                  </v:shape>
                  <o:OLEObject Type="Embed" ProgID="Equation.DSMT4" ShapeID="_x0000_i1127" DrawAspect="Content" ObjectID="_1675814537" r:id="rId174"/>
                </w:object>
              </w:r>
            </w:ins>
          </w:p>
        </w:tc>
      </w:tr>
    </w:tbl>
    <w:p w14:paraId="7EB97D0A" w14:textId="77777777" w:rsidR="00B50F2E" w:rsidRDefault="00B50F2E" w:rsidP="00AF772A">
      <w:pPr>
        <w:ind w:firstLine="0"/>
      </w:pPr>
    </w:p>
    <w:p w14:paraId="07EFF19B" w14:textId="03944DDF" w:rsidR="006A4683" w:rsidRPr="00AF772A" w:rsidRDefault="006A4683" w:rsidP="0053506D">
      <w:pPr>
        <w:ind w:firstLine="0"/>
      </w:pPr>
    </w:p>
    <w:sectPr w:rsidR="006A4683" w:rsidRPr="00AF772A" w:rsidSect="00233A0A"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0" w:author="Fengqi You" w:date="2021-01-15T21:00:00Z" w:initials="FY">
    <w:p w14:paraId="05820B63" w14:textId="77777777" w:rsidR="00E24796" w:rsidRDefault="00E24796" w:rsidP="00E24796">
      <w:pPr>
        <w:pStyle w:val="CommentText"/>
      </w:pPr>
      <w:r>
        <w:rPr>
          <w:rStyle w:val="CommentReference"/>
        </w:rPr>
        <w:annotationRef/>
      </w:r>
      <w:r>
        <w:t>Is there a better image for this?</w:t>
      </w:r>
    </w:p>
  </w:comment>
  <w:comment w:id="51" w:author="Abdulelah Saeed Alshehri" w:date="2021-01-18T11:52:00Z" w:initials="ASA">
    <w:p w14:paraId="68FB9494" w14:textId="77777777" w:rsidR="00E24796" w:rsidRDefault="00E24796" w:rsidP="00E24796">
      <w:pPr>
        <w:pStyle w:val="CommentText"/>
      </w:pPr>
      <w:r>
        <w:rPr>
          <w:rStyle w:val="CommentReference"/>
        </w:rPr>
        <w:annotationRef/>
      </w:r>
      <w:r>
        <w:t>Replaced</w:t>
      </w:r>
    </w:p>
  </w:comment>
  <w:comment w:id="53" w:author="Fengqi You" w:date="2020-12-11T20:53:00Z" w:initials="FY">
    <w:p w14:paraId="7BBAD15C" w14:textId="6F723007" w:rsidR="0000448B" w:rsidRDefault="0000448B">
      <w:pPr>
        <w:pStyle w:val="CommentText"/>
      </w:pPr>
      <w:r>
        <w:rPr>
          <w:rStyle w:val="CommentReference"/>
        </w:rPr>
        <w:annotationRef/>
      </w:r>
      <w:r>
        <w:t>The journal does not allow appendix – you will need a separate file for SI. The main text is limited to 35 pages.</w:t>
      </w:r>
    </w:p>
  </w:comment>
  <w:comment w:id="55" w:author="raf rag" w:date="2021-01-19T23:20:00Z" w:initials="rr">
    <w:p w14:paraId="4945B0FD" w14:textId="77777777" w:rsidR="0000448B" w:rsidRDefault="0000448B" w:rsidP="00192CDF">
      <w:pPr>
        <w:pStyle w:val="CommentText"/>
      </w:pPr>
      <w:r>
        <w:rPr>
          <w:rStyle w:val="CommentReference"/>
        </w:rPr>
        <w:annotationRef/>
      </w:r>
      <w:r w:rsidRPr="005662B7">
        <w:rPr>
          <w:color w:val="FF0000"/>
        </w:rPr>
        <w:t>Please update this table for all 20 properties</w:t>
      </w:r>
    </w:p>
  </w:comment>
  <w:comment w:id="64" w:author="raf rag" w:date="2021-01-19T23:20:00Z" w:initials="rr">
    <w:p w14:paraId="7D45F6F4" w14:textId="77777777" w:rsidR="0000448B" w:rsidRDefault="0000448B" w:rsidP="00B50F2E">
      <w:pPr>
        <w:pStyle w:val="CommentText"/>
      </w:pPr>
      <w:r>
        <w:rPr>
          <w:rStyle w:val="CommentReference"/>
        </w:rPr>
        <w:annotationRef/>
      </w:r>
      <w:r w:rsidRPr="005662B7">
        <w:rPr>
          <w:color w:val="FF0000"/>
        </w:rPr>
        <w:t>Please update this table for all 20 properties</w:t>
      </w:r>
    </w:p>
  </w:comment>
  <w:comment w:id="686" w:author="Fengqi You" w:date="2020-12-11T20:54:00Z" w:initials="FY">
    <w:p w14:paraId="69E2493C" w14:textId="77777777" w:rsidR="0000448B" w:rsidRDefault="0000448B" w:rsidP="006A4683">
      <w:pPr>
        <w:pStyle w:val="CommentText"/>
      </w:pPr>
      <w:r>
        <w:rPr>
          <w:rStyle w:val="CommentReference"/>
        </w:rPr>
        <w:annotationRef/>
      </w:r>
      <w:r>
        <w:t>I don’t think this column is needed. You can place them in SI.</w:t>
      </w:r>
    </w:p>
    <w:p w14:paraId="29207AD5" w14:textId="77777777" w:rsidR="0000448B" w:rsidRDefault="0000448B" w:rsidP="006A4683">
      <w:pPr>
        <w:pStyle w:val="CommentText"/>
      </w:pPr>
    </w:p>
    <w:p w14:paraId="5E1516C4" w14:textId="77777777" w:rsidR="0000448B" w:rsidRPr="00EA700D" w:rsidRDefault="0000448B" w:rsidP="006A4683">
      <w:pPr>
        <w:pStyle w:val="CommentText"/>
        <w:rPr>
          <w:b/>
          <w:bCs/>
          <w:color w:val="C00000"/>
        </w:rPr>
      </w:pPr>
      <w:r w:rsidRPr="00EA700D">
        <w:rPr>
          <w:b/>
          <w:bCs/>
          <w:color w:val="C00000"/>
        </w:rPr>
        <w:t>RG: They are needed because they give the performance of both models.</w:t>
      </w:r>
    </w:p>
    <w:p w14:paraId="6A1751CA" w14:textId="77777777" w:rsidR="0000448B" w:rsidRDefault="0000448B" w:rsidP="006A4683">
      <w:pPr>
        <w:pStyle w:val="CommentText"/>
        <w:ind w:firstLine="0"/>
      </w:pPr>
      <w:r w:rsidRPr="00EA700D">
        <w:rPr>
          <w:b/>
          <w:bCs/>
          <w:color w:val="C00000"/>
        </w:rPr>
        <w:t xml:space="preserve">I suggest include only the best, the worst and two other in a table in the main text (should fit one page). Put the full table in SI.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5820B63" w15:done="1"/>
  <w15:commentEx w15:paraId="68FB9494" w15:paraIdParent="05820B63" w15:done="1"/>
  <w15:commentEx w15:paraId="7BBAD15C" w15:done="1"/>
  <w15:commentEx w15:paraId="4945B0FD" w15:done="1"/>
  <w15:commentEx w15:paraId="7D45F6F4" w15:done="1"/>
  <w15:commentEx w15:paraId="6A1751CA" w15:done="1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AEC12" w14:textId="77777777" w:rsidR="00AD03A3" w:rsidRDefault="00AD03A3">
      <w:pPr>
        <w:spacing w:line="240" w:lineRule="auto"/>
      </w:pPr>
      <w:r>
        <w:separator/>
      </w:r>
    </w:p>
  </w:endnote>
  <w:endnote w:type="continuationSeparator" w:id="0">
    <w:p w14:paraId="20CA6A06" w14:textId="77777777" w:rsidR="00AD03A3" w:rsidRDefault="00AD03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HCHMN J+ Gullive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9995736"/>
      <w:docPartObj>
        <w:docPartGallery w:val="Page Numbers (Bottom of Page)"/>
        <w:docPartUnique/>
      </w:docPartObj>
    </w:sdtPr>
    <w:sdtEndPr>
      <w:rPr>
        <w:noProof/>
        <w:color w:val="000000" w:themeColor="text1"/>
      </w:rPr>
    </w:sdtEndPr>
    <w:sdtContent>
      <w:p w14:paraId="719A4DAD" w14:textId="6E668D77" w:rsidR="0000448B" w:rsidRPr="004E2B10" w:rsidRDefault="0000448B">
        <w:pPr>
          <w:pStyle w:val="Footer"/>
          <w:jc w:val="center"/>
          <w:rPr>
            <w:color w:val="000000" w:themeColor="text1"/>
          </w:rPr>
        </w:pPr>
        <w:r w:rsidRPr="004E2B10">
          <w:rPr>
            <w:color w:val="000000" w:themeColor="text1"/>
          </w:rPr>
          <w:fldChar w:fldCharType="begin"/>
        </w:r>
        <w:r w:rsidRPr="004E2B10">
          <w:rPr>
            <w:color w:val="000000" w:themeColor="text1"/>
          </w:rPr>
          <w:instrText xml:space="preserve"> PAGE   \* MERGEFORMAT </w:instrText>
        </w:r>
        <w:r w:rsidRPr="004E2B10">
          <w:rPr>
            <w:color w:val="000000" w:themeColor="text1"/>
          </w:rPr>
          <w:fldChar w:fldCharType="separate"/>
        </w:r>
        <w:r w:rsidR="00E24796">
          <w:rPr>
            <w:noProof/>
            <w:color w:val="000000" w:themeColor="text1"/>
          </w:rPr>
          <w:t>18</w:t>
        </w:r>
        <w:r w:rsidRPr="004E2B10">
          <w:rPr>
            <w:noProof/>
            <w:color w:val="000000" w:themeColor="text1"/>
          </w:rPr>
          <w:fldChar w:fldCharType="end"/>
        </w:r>
      </w:p>
    </w:sdtContent>
  </w:sdt>
  <w:p w14:paraId="47A2DD22" w14:textId="77777777" w:rsidR="0000448B" w:rsidRDefault="000044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1700F4" w14:textId="77777777" w:rsidR="00AD03A3" w:rsidRDefault="00AD03A3">
      <w:pPr>
        <w:spacing w:line="240" w:lineRule="auto"/>
      </w:pPr>
      <w:r>
        <w:separator/>
      </w:r>
    </w:p>
  </w:footnote>
  <w:footnote w:type="continuationSeparator" w:id="0">
    <w:p w14:paraId="0C7C58D2" w14:textId="77777777" w:rsidR="00AD03A3" w:rsidRDefault="00AD03A3">
      <w:pPr>
        <w:spacing w:line="240" w:lineRule="auto"/>
      </w:pPr>
      <w:r>
        <w:continuationSeparator/>
      </w:r>
    </w:p>
  </w:footnote>
  <w:footnote w:id="1">
    <w:p w14:paraId="34309FFE" w14:textId="77777777" w:rsidR="0000448B" w:rsidRDefault="0000448B" w:rsidP="001D0045">
      <w:pPr>
        <w:pStyle w:val="FootnoteText"/>
        <w:ind w:firstLine="0"/>
        <w:jc w:val="left"/>
      </w:pPr>
      <w:r w:rsidRPr="009576A5">
        <w:rPr>
          <w:rStyle w:val="FootnoteReference"/>
        </w:rPr>
        <w:t>*</w:t>
      </w:r>
      <w:r>
        <w:t xml:space="preserve">Corresponding author. E-mail: </w:t>
      </w:r>
      <w:r w:rsidRPr="006206D4">
        <w:t>rgani2018@gmail.com</w:t>
      </w:r>
      <w:r w:rsidRPr="009576A5">
        <w:rPr>
          <w:rStyle w:val="FootnoteReference"/>
        </w:rPr>
        <w:t xml:space="preserve"> </w:t>
      </w:r>
    </w:p>
    <w:p w14:paraId="4876B50E" w14:textId="77777777" w:rsidR="0000448B" w:rsidRDefault="0000448B" w:rsidP="001D0045">
      <w:pPr>
        <w:pStyle w:val="FootnoteText"/>
        <w:ind w:firstLine="0"/>
        <w:jc w:val="left"/>
      </w:pPr>
      <w:r w:rsidRPr="009576A5">
        <w:rPr>
          <w:rStyle w:val="FootnoteReference"/>
        </w:rPr>
        <w:t>*</w:t>
      </w:r>
      <w:r>
        <w:t xml:space="preserve">Corresponding author. </w:t>
      </w:r>
      <w:r w:rsidRPr="001E7BB8">
        <w:t>Phone: (</w:t>
      </w:r>
      <w:r>
        <w:t>607</w:t>
      </w:r>
      <w:r w:rsidRPr="001E7BB8">
        <w:t xml:space="preserve">) </w:t>
      </w:r>
      <w:r>
        <w:t>255</w:t>
      </w:r>
      <w:r w:rsidRPr="001E7BB8">
        <w:t>-</w:t>
      </w:r>
      <w:r>
        <w:t>1162</w:t>
      </w:r>
      <w:r w:rsidRPr="001E7BB8">
        <w:t>; Fax: (</w:t>
      </w:r>
      <w:r>
        <w:t>607</w:t>
      </w:r>
      <w:r w:rsidRPr="001E7BB8">
        <w:t xml:space="preserve">) </w:t>
      </w:r>
      <w:r>
        <w:t>255</w:t>
      </w:r>
      <w:r w:rsidRPr="001E7BB8">
        <w:t>-</w:t>
      </w:r>
      <w:r>
        <w:t>9166; E-mail: fengqi.you@cornell.edu</w:t>
      </w:r>
    </w:p>
  </w:footnote>
  <w:footnote w:id="2">
    <w:p w14:paraId="44FAAA67" w14:textId="07675B6D" w:rsidR="0000448B" w:rsidRDefault="0000448B" w:rsidP="001D0045">
      <w:pPr>
        <w:ind w:firstLine="0"/>
      </w:pPr>
    </w:p>
    <w:p w14:paraId="3B9BBA0E" w14:textId="77777777" w:rsidR="0000448B" w:rsidRDefault="0000448B" w:rsidP="001D0045">
      <w:pPr>
        <w:pStyle w:val="FootnoteText"/>
        <w:ind w:firstLine="0"/>
        <w:jc w:val="lef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0165E"/>
    <w:multiLevelType w:val="multilevel"/>
    <w:tmpl w:val="B9C06FF2"/>
    <w:numStyleLink w:val="Style4"/>
  </w:abstractNum>
  <w:abstractNum w:abstractNumId="1" w15:restartNumberingAfterBreak="0">
    <w:nsid w:val="070E5FF3"/>
    <w:multiLevelType w:val="hybridMultilevel"/>
    <w:tmpl w:val="74AA33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478DC"/>
    <w:multiLevelType w:val="multilevel"/>
    <w:tmpl w:val="0409001D"/>
    <w:numStyleLink w:val="Style44"/>
  </w:abstractNum>
  <w:abstractNum w:abstractNumId="3" w15:restartNumberingAfterBreak="0">
    <w:nsid w:val="14E66AD5"/>
    <w:multiLevelType w:val="hybridMultilevel"/>
    <w:tmpl w:val="9B244DC8"/>
    <w:lvl w:ilvl="0" w:tplc="AE382DB0">
      <w:start w:val="1"/>
      <w:numFmt w:val="bullet"/>
      <w:lvlText w:val="*"/>
      <w:lvlJc w:val="left"/>
      <w:pPr>
        <w:ind w:left="1138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abstractNum w:abstractNumId="4" w15:restartNumberingAfterBreak="0">
    <w:nsid w:val="1BAB38C0"/>
    <w:multiLevelType w:val="hybridMultilevel"/>
    <w:tmpl w:val="B554CC9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526125"/>
    <w:multiLevelType w:val="multilevel"/>
    <w:tmpl w:val="0409001D"/>
    <w:styleLink w:val="Style44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asciiTheme="majorBidi" w:hAnsiTheme="majorBidi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BEB00FE"/>
    <w:multiLevelType w:val="multilevel"/>
    <w:tmpl w:val="B9C06FF2"/>
    <w:styleLink w:val="Style4"/>
    <w:lvl w:ilvl="0"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BF45F0C"/>
    <w:multiLevelType w:val="hybridMultilevel"/>
    <w:tmpl w:val="34BC79B0"/>
    <w:lvl w:ilvl="0" w:tplc="D132EE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E6A0E50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584E69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00EE54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764DCD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B5CAFD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68AF26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2C0596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67E613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2CD63A84"/>
    <w:multiLevelType w:val="hybridMultilevel"/>
    <w:tmpl w:val="04CE9C4E"/>
    <w:lvl w:ilvl="0" w:tplc="F3907FA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FB61D56"/>
    <w:multiLevelType w:val="hybridMultilevel"/>
    <w:tmpl w:val="3E5CC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D119E6"/>
    <w:multiLevelType w:val="hybridMultilevel"/>
    <w:tmpl w:val="01C66710"/>
    <w:lvl w:ilvl="0" w:tplc="1C322F5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F0EBE"/>
    <w:multiLevelType w:val="hybridMultilevel"/>
    <w:tmpl w:val="F2EA85BC"/>
    <w:lvl w:ilvl="0" w:tplc="DE68F18E">
      <w:start w:val="1"/>
      <w:numFmt w:val="upperRoman"/>
      <w:pStyle w:val="Header1"/>
      <w:lvlText w:val="%1."/>
      <w:lvlJc w:val="right"/>
      <w:pPr>
        <w:ind w:left="450" w:hanging="360"/>
      </w:pPr>
      <w:rPr>
        <w:rFonts w:cs="Times New Roman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39B75205"/>
    <w:multiLevelType w:val="hybridMultilevel"/>
    <w:tmpl w:val="C2E8CF6C"/>
    <w:lvl w:ilvl="0" w:tplc="04090001">
      <w:start w:val="1"/>
      <w:numFmt w:val="bullet"/>
      <w:lvlText w:val=""/>
      <w:lvlJc w:val="left"/>
      <w:pPr>
        <w:ind w:left="1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abstractNum w:abstractNumId="13" w15:restartNumberingAfterBreak="0">
    <w:nsid w:val="530076E6"/>
    <w:multiLevelType w:val="multilevel"/>
    <w:tmpl w:val="D2AA5A70"/>
    <w:lvl w:ilvl="0">
      <w:start w:val="1"/>
      <w:numFmt w:val="decimal"/>
      <w:pStyle w:val="StyleCCE"/>
      <w:lvlText w:val="%1."/>
      <w:lvlJc w:val="left"/>
      <w:pPr>
        <w:ind w:left="360" w:firstLine="0"/>
      </w:pPr>
    </w:lvl>
    <w:lvl w:ilvl="1">
      <w:start w:val="1"/>
      <w:numFmt w:val="decimal"/>
      <w:lvlText w:val="%1.%2."/>
      <w:lvlJc w:val="left"/>
      <w:pPr>
        <w:ind w:left="792" w:firstLine="360"/>
      </w:pPr>
    </w:lvl>
    <w:lvl w:ilvl="2">
      <w:start w:val="1"/>
      <w:numFmt w:val="decimal"/>
      <w:lvlText w:val="%1.%2.%3."/>
      <w:lvlJc w:val="left"/>
      <w:pPr>
        <w:ind w:left="-90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20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14" w15:restartNumberingAfterBreak="0">
    <w:nsid w:val="5FDB13AE"/>
    <w:multiLevelType w:val="hybridMultilevel"/>
    <w:tmpl w:val="5290B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BA192D"/>
    <w:multiLevelType w:val="multilevel"/>
    <w:tmpl w:val="961AC842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736E09D2"/>
    <w:multiLevelType w:val="hybridMultilevel"/>
    <w:tmpl w:val="E4DA2EBE"/>
    <w:lvl w:ilvl="0" w:tplc="3C9CB07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0"/>
  </w:num>
  <w:num w:numId="5">
    <w:abstractNumId w:val="16"/>
  </w:num>
  <w:num w:numId="6">
    <w:abstractNumId w:val="12"/>
  </w:num>
  <w:num w:numId="7">
    <w:abstractNumId w:val="15"/>
  </w:num>
  <w:num w:numId="8">
    <w:abstractNumId w:val="7"/>
  </w:num>
  <w:num w:numId="9">
    <w:abstractNumId w:val="4"/>
  </w:num>
  <w:num w:numId="10">
    <w:abstractNumId w:val="14"/>
  </w:num>
  <w:num w:numId="11">
    <w:abstractNumId w:val="8"/>
  </w:num>
  <w:num w:numId="12">
    <w:abstractNumId w:val="15"/>
  </w:num>
  <w:num w:numId="13">
    <w:abstractNumId w:val="15"/>
  </w:num>
  <w:num w:numId="14">
    <w:abstractNumId w:val="15"/>
  </w:num>
  <w:num w:numId="15">
    <w:abstractNumId w:val="15"/>
  </w:num>
  <w:num w:numId="16">
    <w:abstractNumId w:val="9"/>
  </w:num>
  <w:num w:numId="17">
    <w:abstractNumId w:val="1"/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15"/>
  </w:num>
  <w:num w:numId="21">
    <w:abstractNumId w:val="15"/>
  </w:num>
  <w:num w:numId="22">
    <w:abstractNumId w:val="15"/>
  </w:num>
  <w:num w:numId="23">
    <w:abstractNumId w:val="15"/>
  </w:num>
  <w:num w:numId="24">
    <w:abstractNumId w:val="6"/>
  </w:num>
  <w:num w:numId="25">
    <w:abstractNumId w:val="0"/>
  </w:num>
  <w:num w:numId="26">
    <w:abstractNumId w:val="5"/>
  </w:num>
  <w:num w:numId="27">
    <w:abstractNumId w:val="2"/>
  </w:num>
  <w:num w:numId="28">
    <w:abstractNumId w:val="3"/>
  </w:num>
  <w:num w:numId="29">
    <w:abstractNumId w:val="13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bdulelah Saeed Alshehri">
    <w15:presenceInfo w15:providerId="None" w15:userId="Abdulelah Saeed Alshehri"/>
  </w15:person>
  <w15:person w15:author="raf rag">
    <w15:presenceInfo w15:providerId="Windows Live" w15:userId="500fd92cbb0c0c02"/>
  </w15:person>
  <w15:person w15:author="Fengqi You">
    <w15:presenceInfo w15:providerId="Windows Live" w15:userId="0ee9f216b56267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isplayBackgroundShape/>
  <w:bordersDoNotSurroundHeader/>
  <w:bordersDoNotSurroundFooter/>
  <w:revisionView w:markup="0"/>
  <w:defaultTabStop w:val="720"/>
  <w:defaultTableStyle w:val="PlainTable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2NTU2NDYwsrAwNjZX0lEKTi0uzszPAykwsagFAKOTABMtAAAA"/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AICH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255tzwz96da5rxedrasx2afmzetv0z9xesst&quot;&gt;My EndNote Library&lt;record-ids&gt;&lt;item&gt;336&lt;/item&gt;&lt;item&gt;339&lt;/item&gt;&lt;item&gt;340&lt;/item&gt;&lt;item&gt;341&lt;/item&gt;&lt;item&gt;342&lt;/item&gt;&lt;item&gt;350&lt;/item&gt;&lt;item&gt;360&lt;/item&gt;&lt;item&gt;362&lt;/item&gt;&lt;item&gt;364&lt;/item&gt;&lt;item&gt;447&lt;/item&gt;&lt;item&gt;450&lt;/item&gt;&lt;item&gt;451&lt;/item&gt;&lt;item&gt;453&lt;/item&gt;&lt;item&gt;455&lt;/item&gt;&lt;item&gt;482&lt;/item&gt;&lt;/record-ids&gt;&lt;/item&gt;&lt;/Libraries&gt;"/>
  </w:docVars>
  <w:rsids>
    <w:rsidRoot w:val="00135D3C"/>
    <w:rsid w:val="0000000A"/>
    <w:rsid w:val="00000113"/>
    <w:rsid w:val="000002C9"/>
    <w:rsid w:val="000004C4"/>
    <w:rsid w:val="0000076B"/>
    <w:rsid w:val="00000CB6"/>
    <w:rsid w:val="00001093"/>
    <w:rsid w:val="0000160E"/>
    <w:rsid w:val="000017C8"/>
    <w:rsid w:val="000018D3"/>
    <w:rsid w:val="00001CCD"/>
    <w:rsid w:val="00001DC0"/>
    <w:rsid w:val="00001E0A"/>
    <w:rsid w:val="00001EB3"/>
    <w:rsid w:val="00001FD9"/>
    <w:rsid w:val="00002124"/>
    <w:rsid w:val="00002B22"/>
    <w:rsid w:val="00002E53"/>
    <w:rsid w:val="00003C36"/>
    <w:rsid w:val="00004298"/>
    <w:rsid w:val="0000448B"/>
    <w:rsid w:val="00004ED3"/>
    <w:rsid w:val="000050D9"/>
    <w:rsid w:val="0000510E"/>
    <w:rsid w:val="00005478"/>
    <w:rsid w:val="000056AE"/>
    <w:rsid w:val="0000613D"/>
    <w:rsid w:val="0000615E"/>
    <w:rsid w:val="000061D8"/>
    <w:rsid w:val="00006293"/>
    <w:rsid w:val="00006408"/>
    <w:rsid w:val="00006448"/>
    <w:rsid w:val="0000668F"/>
    <w:rsid w:val="00006756"/>
    <w:rsid w:val="00006BDF"/>
    <w:rsid w:val="00006FD1"/>
    <w:rsid w:val="00007697"/>
    <w:rsid w:val="0000785B"/>
    <w:rsid w:val="00007DC6"/>
    <w:rsid w:val="00010BD5"/>
    <w:rsid w:val="00010F09"/>
    <w:rsid w:val="000110D3"/>
    <w:rsid w:val="0001122A"/>
    <w:rsid w:val="000112D3"/>
    <w:rsid w:val="000113E8"/>
    <w:rsid w:val="000116FA"/>
    <w:rsid w:val="00011716"/>
    <w:rsid w:val="00011A7D"/>
    <w:rsid w:val="00011E6C"/>
    <w:rsid w:val="000121FB"/>
    <w:rsid w:val="0001236F"/>
    <w:rsid w:val="00012415"/>
    <w:rsid w:val="000124E4"/>
    <w:rsid w:val="000125C3"/>
    <w:rsid w:val="000126E7"/>
    <w:rsid w:val="0001284A"/>
    <w:rsid w:val="000129E3"/>
    <w:rsid w:val="00012D1B"/>
    <w:rsid w:val="00012D3D"/>
    <w:rsid w:val="00012DDC"/>
    <w:rsid w:val="00013D27"/>
    <w:rsid w:val="00014015"/>
    <w:rsid w:val="00014A5C"/>
    <w:rsid w:val="00014E8F"/>
    <w:rsid w:val="00015130"/>
    <w:rsid w:val="00015617"/>
    <w:rsid w:val="000156C2"/>
    <w:rsid w:val="00015B5A"/>
    <w:rsid w:val="00015E71"/>
    <w:rsid w:val="00015E82"/>
    <w:rsid w:val="00015E99"/>
    <w:rsid w:val="00016313"/>
    <w:rsid w:val="00016C24"/>
    <w:rsid w:val="00016C66"/>
    <w:rsid w:val="00017A79"/>
    <w:rsid w:val="00017BE4"/>
    <w:rsid w:val="00017F9B"/>
    <w:rsid w:val="00020676"/>
    <w:rsid w:val="00021074"/>
    <w:rsid w:val="00021623"/>
    <w:rsid w:val="00022214"/>
    <w:rsid w:val="0002224C"/>
    <w:rsid w:val="00022287"/>
    <w:rsid w:val="000222DF"/>
    <w:rsid w:val="0002317C"/>
    <w:rsid w:val="0002350D"/>
    <w:rsid w:val="00023BBC"/>
    <w:rsid w:val="00024589"/>
    <w:rsid w:val="000247CD"/>
    <w:rsid w:val="00024A0E"/>
    <w:rsid w:val="00024F47"/>
    <w:rsid w:val="000254EE"/>
    <w:rsid w:val="00025592"/>
    <w:rsid w:val="00025754"/>
    <w:rsid w:val="00025AC0"/>
    <w:rsid w:val="00025CAE"/>
    <w:rsid w:val="0002653E"/>
    <w:rsid w:val="00026667"/>
    <w:rsid w:val="000266A1"/>
    <w:rsid w:val="00026939"/>
    <w:rsid w:val="00026CF4"/>
    <w:rsid w:val="000273B5"/>
    <w:rsid w:val="00027577"/>
    <w:rsid w:val="000275B7"/>
    <w:rsid w:val="00027A17"/>
    <w:rsid w:val="00027BF2"/>
    <w:rsid w:val="00030B6B"/>
    <w:rsid w:val="00030BC0"/>
    <w:rsid w:val="00030D39"/>
    <w:rsid w:val="0003118B"/>
    <w:rsid w:val="00031530"/>
    <w:rsid w:val="00031A0F"/>
    <w:rsid w:val="00031B76"/>
    <w:rsid w:val="00031F7D"/>
    <w:rsid w:val="0003295A"/>
    <w:rsid w:val="0003297B"/>
    <w:rsid w:val="00032C01"/>
    <w:rsid w:val="00032DC1"/>
    <w:rsid w:val="00033539"/>
    <w:rsid w:val="00033B42"/>
    <w:rsid w:val="00033DFD"/>
    <w:rsid w:val="00034193"/>
    <w:rsid w:val="00034220"/>
    <w:rsid w:val="000347FA"/>
    <w:rsid w:val="0003542B"/>
    <w:rsid w:val="00035C28"/>
    <w:rsid w:val="00035E67"/>
    <w:rsid w:val="00036E96"/>
    <w:rsid w:val="00037135"/>
    <w:rsid w:val="000400F5"/>
    <w:rsid w:val="000405DA"/>
    <w:rsid w:val="00040AEC"/>
    <w:rsid w:val="00040E61"/>
    <w:rsid w:val="00041248"/>
    <w:rsid w:val="000414FC"/>
    <w:rsid w:val="00041A07"/>
    <w:rsid w:val="00041FFD"/>
    <w:rsid w:val="00042182"/>
    <w:rsid w:val="00042ADB"/>
    <w:rsid w:val="00043491"/>
    <w:rsid w:val="00043704"/>
    <w:rsid w:val="000438F6"/>
    <w:rsid w:val="0004394F"/>
    <w:rsid w:val="0004481D"/>
    <w:rsid w:val="0004498C"/>
    <w:rsid w:val="00044D44"/>
    <w:rsid w:val="0004561E"/>
    <w:rsid w:val="000456D3"/>
    <w:rsid w:val="000457C6"/>
    <w:rsid w:val="00045FA2"/>
    <w:rsid w:val="000465AE"/>
    <w:rsid w:val="000466DA"/>
    <w:rsid w:val="0004677D"/>
    <w:rsid w:val="00047293"/>
    <w:rsid w:val="00047306"/>
    <w:rsid w:val="00047615"/>
    <w:rsid w:val="00047665"/>
    <w:rsid w:val="00047936"/>
    <w:rsid w:val="00047A59"/>
    <w:rsid w:val="00047DDC"/>
    <w:rsid w:val="00050206"/>
    <w:rsid w:val="00050849"/>
    <w:rsid w:val="00050D40"/>
    <w:rsid w:val="00051012"/>
    <w:rsid w:val="0005106A"/>
    <w:rsid w:val="000515E0"/>
    <w:rsid w:val="000517B6"/>
    <w:rsid w:val="00051BA3"/>
    <w:rsid w:val="00051D8D"/>
    <w:rsid w:val="00051FFB"/>
    <w:rsid w:val="000521BC"/>
    <w:rsid w:val="000524C8"/>
    <w:rsid w:val="000526D8"/>
    <w:rsid w:val="00053044"/>
    <w:rsid w:val="000530E6"/>
    <w:rsid w:val="00053199"/>
    <w:rsid w:val="0005378D"/>
    <w:rsid w:val="00053862"/>
    <w:rsid w:val="00053995"/>
    <w:rsid w:val="00053ED8"/>
    <w:rsid w:val="00054784"/>
    <w:rsid w:val="000548DF"/>
    <w:rsid w:val="00054AF8"/>
    <w:rsid w:val="00054F3D"/>
    <w:rsid w:val="000556DC"/>
    <w:rsid w:val="00055AC3"/>
    <w:rsid w:val="00055B09"/>
    <w:rsid w:val="00055B71"/>
    <w:rsid w:val="00056183"/>
    <w:rsid w:val="00056AF7"/>
    <w:rsid w:val="00056C13"/>
    <w:rsid w:val="0005750E"/>
    <w:rsid w:val="00057788"/>
    <w:rsid w:val="00057B2B"/>
    <w:rsid w:val="00057B45"/>
    <w:rsid w:val="00057E19"/>
    <w:rsid w:val="00057E51"/>
    <w:rsid w:val="00057EF6"/>
    <w:rsid w:val="000608D8"/>
    <w:rsid w:val="00060A00"/>
    <w:rsid w:val="00060BAA"/>
    <w:rsid w:val="00060BC8"/>
    <w:rsid w:val="00060BD4"/>
    <w:rsid w:val="00060C01"/>
    <w:rsid w:val="00060CD5"/>
    <w:rsid w:val="00061250"/>
    <w:rsid w:val="00061463"/>
    <w:rsid w:val="0006152B"/>
    <w:rsid w:val="0006162E"/>
    <w:rsid w:val="00061ADB"/>
    <w:rsid w:val="00062297"/>
    <w:rsid w:val="00062615"/>
    <w:rsid w:val="000629C1"/>
    <w:rsid w:val="00062E32"/>
    <w:rsid w:val="00062FFB"/>
    <w:rsid w:val="00063671"/>
    <w:rsid w:val="0006369A"/>
    <w:rsid w:val="00063736"/>
    <w:rsid w:val="000641DD"/>
    <w:rsid w:val="0006464F"/>
    <w:rsid w:val="00064DF4"/>
    <w:rsid w:val="000654CC"/>
    <w:rsid w:val="0006568D"/>
    <w:rsid w:val="0006595E"/>
    <w:rsid w:val="00065BC0"/>
    <w:rsid w:val="00065EFB"/>
    <w:rsid w:val="00065F1F"/>
    <w:rsid w:val="00065FAB"/>
    <w:rsid w:val="000663DF"/>
    <w:rsid w:val="0006663F"/>
    <w:rsid w:val="00066733"/>
    <w:rsid w:val="00066C66"/>
    <w:rsid w:val="00067657"/>
    <w:rsid w:val="00067BB5"/>
    <w:rsid w:val="0007174A"/>
    <w:rsid w:val="000717D7"/>
    <w:rsid w:val="00072051"/>
    <w:rsid w:val="000726B8"/>
    <w:rsid w:val="00072A2F"/>
    <w:rsid w:val="00072E58"/>
    <w:rsid w:val="00073530"/>
    <w:rsid w:val="000735A2"/>
    <w:rsid w:val="000736D0"/>
    <w:rsid w:val="00073A78"/>
    <w:rsid w:val="00073DC5"/>
    <w:rsid w:val="00074070"/>
    <w:rsid w:val="00074143"/>
    <w:rsid w:val="00074962"/>
    <w:rsid w:val="000749DE"/>
    <w:rsid w:val="00074DF6"/>
    <w:rsid w:val="00074EA3"/>
    <w:rsid w:val="00075059"/>
    <w:rsid w:val="00075163"/>
    <w:rsid w:val="000756A7"/>
    <w:rsid w:val="0007585E"/>
    <w:rsid w:val="00075C07"/>
    <w:rsid w:val="0007624E"/>
    <w:rsid w:val="000762BA"/>
    <w:rsid w:val="00076373"/>
    <w:rsid w:val="00076DCE"/>
    <w:rsid w:val="0007741F"/>
    <w:rsid w:val="00077955"/>
    <w:rsid w:val="00080CC3"/>
    <w:rsid w:val="00080CF5"/>
    <w:rsid w:val="00080E60"/>
    <w:rsid w:val="00081692"/>
    <w:rsid w:val="00081BA5"/>
    <w:rsid w:val="000822A2"/>
    <w:rsid w:val="000833C6"/>
    <w:rsid w:val="0008359E"/>
    <w:rsid w:val="00083A5F"/>
    <w:rsid w:val="00083F09"/>
    <w:rsid w:val="000840A7"/>
    <w:rsid w:val="00084810"/>
    <w:rsid w:val="00084A22"/>
    <w:rsid w:val="00084BB3"/>
    <w:rsid w:val="00084D38"/>
    <w:rsid w:val="0008555E"/>
    <w:rsid w:val="000856DE"/>
    <w:rsid w:val="00085BF1"/>
    <w:rsid w:val="00085E0F"/>
    <w:rsid w:val="00085FA8"/>
    <w:rsid w:val="00086899"/>
    <w:rsid w:val="00086A02"/>
    <w:rsid w:val="00086A59"/>
    <w:rsid w:val="00087415"/>
    <w:rsid w:val="0008791B"/>
    <w:rsid w:val="00087C7C"/>
    <w:rsid w:val="000900E4"/>
    <w:rsid w:val="0009058B"/>
    <w:rsid w:val="00090DFE"/>
    <w:rsid w:val="00090E21"/>
    <w:rsid w:val="00090E4C"/>
    <w:rsid w:val="00090F78"/>
    <w:rsid w:val="00091227"/>
    <w:rsid w:val="00091345"/>
    <w:rsid w:val="00091529"/>
    <w:rsid w:val="000916E9"/>
    <w:rsid w:val="00091DFA"/>
    <w:rsid w:val="00091EAE"/>
    <w:rsid w:val="00092523"/>
    <w:rsid w:val="00092916"/>
    <w:rsid w:val="00092B8D"/>
    <w:rsid w:val="00092C39"/>
    <w:rsid w:val="00092FE3"/>
    <w:rsid w:val="0009337C"/>
    <w:rsid w:val="000935AE"/>
    <w:rsid w:val="000935FA"/>
    <w:rsid w:val="00093C54"/>
    <w:rsid w:val="00094751"/>
    <w:rsid w:val="0009478A"/>
    <w:rsid w:val="00094F64"/>
    <w:rsid w:val="000953B6"/>
    <w:rsid w:val="000954FE"/>
    <w:rsid w:val="00095BFA"/>
    <w:rsid w:val="00096176"/>
    <w:rsid w:val="0009628D"/>
    <w:rsid w:val="0009664E"/>
    <w:rsid w:val="0009676A"/>
    <w:rsid w:val="00096A25"/>
    <w:rsid w:val="00097107"/>
    <w:rsid w:val="00097499"/>
    <w:rsid w:val="000974C4"/>
    <w:rsid w:val="0009787E"/>
    <w:rsid w:val="00097995"/>
    <w:rsid w:val="00097B1E"/>
    <w:rsid w:val="00097BB4"/>
    <w:rsid w:val="00097BC6"/>
    <w:rsid w:val="00097D97"/>
    <w:rsid w:val="00097E32"/>
    <w:rsid w:val="00097FBB"/>
    <w:rsid w:val="000A0082"/>
    <w:rsid w:val="000A014B"/>
    <w:rsid w:val="000A11E9"/>
    <w:rsid w:val="000A1370"/>
    <w:rsid w:val="000A169B"/>
    <w:rsid w:val="000A1CD7"/>
    <w:rsid w:val="000A1F21"/>
    <w:rsid w:val="000A234B"/>
    <w:rsid w:val="000A2950"/>
    <w:rsid w:val="000A2A10"/>
    <w:rsid w:val="000A2BB6"/>
    <w:rsid w:val="000A2D3C"/>
    <w:rsid w:val="000A2E9D"/>
    <w:rsid w:val="000A32CC"/>
    <w:rsid w:val="000A3860"/>
    <w:rsid w:val="000A3C9C"/>
    <w:rsid w:val="000A438F"/>
    <w:rsid w:val="000A4942"/>
    <w:rsid w:val="000A4950"/>
    <w:rsid w:val="000A4BB4"/>
    <w:rsid w:val="000A5183"/>
    <w:rsid w:val="000A543C"/>
    <w:rsid w:val="000A54DB"/>
    <w:rsid w:val="000A57AE"/>
    <w:rsid w:val="000A6234"/>
    <w:rsid w:val="000A6727"/>
    <w:rsid w:val="000A6A11"/>
    <w:rsid w:val="000A6A83"/>
    <w:rsid w:val="000A70A9"/>
    <w:rsid w:val="000A7159"/>
    <w:rsid w:val="000A71BD"/>
    <w:rsid w:val="000A7748"/>
    <w:rsid w:val="000A7A17"/>
    <w:rsid w:val="000A7E03"/>
    <w:rsid w:val="000B01E5"/>
    <w:rsid w:val="000B0501"/>
    <w:rsid w:val="000B06CB"/>
    <w:rsid w:val="000B07C0"/>
    <w:rsid w:val="000B0A28"/>
    <w:rsid w:val="000B0A4A"/>
    <w:rsid w:val="000B0E58"/>
    <w:rsid w:val="000B176B"/>
    <w:rsid w:val="000B1A61"/>
    <w:rsid w:val="000B291B"/>
    <w:rsid w:val="000B2938"/>
    <w:rsid w:val="000B2B97"/>
    <w:rsid w:val="000B2D82"/>
    <w:rsid w:val="000B3535"/>
    <w:rsid w:val="000B3969"/>
    <w:rsid w:val="000B3E91"/>
    <w:rsid w:val="000B43B2"/>
    <w:rsid w:val="000B4B17"/>
    <w:rsid w:val="000B4C4F"/>
    <w:rsid w:val="000B4CEC"/>
    <w:rsid w:val="000B4D87"/>
    <w:rsid w:val="000B4DC4"/>
    <w:rsid w:val="000B4FB1"/>
    <w:rsid w:val="000B50ED"/>
    <w:rsid w:val="000B5700"/>
    <w:rsid w:val="000B5975"/>
    <w:rsid w:val="000B5D71"/>
    <w:rsid w:val="000B5E55"/>
    <w:rsid w:val="000B6221"/>
    <w:rsid w:val="000B6B85"/>
    <w:rsid w:val="000B7AD5"/>
    <w:rsid w:val="000B7EE8"/>
    <w:rsid w:val="000B7F21"/>
    <w:rsid w:val="000C0305"/>
    <w:rsid w:val="000C0B89"/>
    <w:rsid w:val="000C0CD2"/>
    <w:rsid w:val="000C0CDF"/>
    <w:rsid w:val="000C0E34"/>
    <w:rsid w:val="000C10D1"/>
    <w:rsid w:val="000C187D"/>
    <w:rsid w:val="000C2758"/>
    <w:rsid w:val="000C2AEF"/>
    <w:rsid w:val="000C2CE0"/>
    <w:rsid w:val="000C31CF"/>
    <w:rsid w:val="000C3308"/>
    <w:rsid w:val="000C3B02"/>
    <w:rsid w:val="000C4112"/>
    <w:rsid w:val="000C4830"/>
    <w:rsid w:val="000C495D"/>
    <w:rsid w:val="000C49DD"/>
    <w:rsid w:val="000C4CA6"/>
    <w:rsid w:val="000C5625"/>
    <w:rsid w:val="000C56B2"/>
    <w:rsid w:val="000C5CC0"/>
    <w:rsid w:val="000C5DF6"/>
    <w:rsid w:val="000C67E4"/>
    <w:rsid w:val="000C6C44"/>
    <w:rsid w:val="000C6D22"/>
    <w:rsid w:val="000C6DB8"/>
    <w:rsid w:val="000C785A"/>
    <w:rsid w:val="000C7949"/>
    <w:rsid w:val="000D02AA"/>
    <w:rsid w:val="000D050C"/>
    <w:rsid w:val="000D0E2E"/>
    <w:rsid w:val="000D1074"/>
    <w:rsid w:val="000D1097"/>
    <w:rsid w:val="000D15BF"/>
    <w:rsid w:val="000D189E"/>
    <w:rsid w:val="000D18F6"/>
    <w:rsid w:val="000D297A"/>
    <w:rsid w:val="000D2F10"/>
    <w:rsid w:val="000D3033"/>
    <w:rsid w:val="000D3A6E"/>
    <w:rsid w:val="000D3B89"/>
    <w:rsid w:val="000D3F52"/>
    <w:rsid w:val="000D3FEE"/>
    <w:rsid w:val="000D44B3"/>
    <w:rsid w:val="000D4766"/>
    <w:rsid w:val="000D4ADF"/>
    <w:rsid w:val="000D4CFA"/>
    <w:rsid w:val="000D51AA"/>
    <w:rsid w:val="000D54BD"/>
    <w:rsid w:val="000D57EE"/>
    <w:rsid w:val="000D5EC4"/>
    <w:rsid w:val="000D61BF"/>
    <w:rsid w:val="000D6D04"/>
    <w:rsid w:val="000D6DEC"/>
    <w:rsid w:val="000D6FFC"/>
    <w:rsid w:val="000D769E"/>
    <w:rsid w:val="000D7A37"/>
    <w:rsid w:val="000D7A61"/>
    <w:rsid w:val="000D7C32"/>
    <w:rsid w:val="000E0326"/>
    <w:rsid w:val="000E03E3"/>
    <w:rsid w:val="000E03E5"/>
    <w:rsid w:val="000E0D51"/>
    <w:rsid w:val="000E0D70"/>
    <w:rsid w:val="000E1115"/>
    <w:rsid w:val="000E1130"/>
    <w:rsid w:val="000E1473"/>
    <w:rsid w:val="000E15DC"/>
    <w:rsid w:val="000E18C2"/>
    <w:rsid w:val="000E1A67"/>
    <w:rsid w:val="000E1E09"/>
    <w:rsid w:val="000E1E2C"/>
    <w:rsid w:val="000E1E81"/>
    <w:rsid w:val="000E1F72"/>
    <w:rsid w:val="000E2699"/>
    <w:rsid w:val="000E273D"/>
    <w:rsid w:val="000E276C"/>
    <w:rsid w:val="000E27BA"/>
    <w:rsid w:val="000E281C"/>
    <w:rsid w:val="000E34EE"/>
    <w:rsid w:val="000E397B"/>
    <w:rsid w:val="000E3E60"/>
    <w:rsid w:val="000E4182"/>
    <w:rsid w:val="000E4228"/>
    <w:rsid w:val="000E4513"/>
    <w:rsid w:val="000E5015"/>
    <w:rsid w:val="000E50FF"/>
    <w:rsid w:val="000E5327"/>
    <w:rsid w:val="000E54A6"/>
    <w:rsid w:val="000E5961"/>
    <w:rsid w:val="000E5C58"/>
    <w:rsid w:val="000E5CBE"/>
    <w:rsid w:val="000E5F78"/>
    <w:rsid w:val="000E5FF0"/>
    <w:rsid w:val="000E61C4"/>
    <w:rsid w:val="000E62E8"/>
    <w:rsid w:val="000E67E9"/>
    <w:rsid w:val="000E6941"/>
    <w:rsid w:val="000E70BB"/>
    <w:rsid w:val="000E73B2"/>
    <w:rsid w:val="000E74CD"/>
    <w:rsid w:val="000E753B"/>
    <w:rsid w:val="000E76FB"/>
    <w:rsid w:val="000E78FE"/>
    <w:rsid w:val="000E79B1"/>
    <w:rsid w:val="000E7BBE"/>
    <w:rsid w:val="000E7E55"/>
    <w:rsid w:val="000F014B"/>
    <w:rsid w:val="000F02E2"/>
    <w:rsid w:val="000F05F3"/>
    <w:rsid w:val="000F0BCF"/>
    <w:rsid w:val="000F0E91"/>
    <w:rsid w:val="000F0EC5"/>
    <w:rsid w:val="000F0FF1"/>
    <w:rsid w:val="000F117A"/>
    <w:rsid w:val="000F1189"/>
    <w:rsid w:val="000F14C3"/>
    <w:rsid w:val="000F15F8"/>
    <w:rsid w:val="000F25CF"/>
    <w:rsid w:val="000F2BB0"/>
    <w:rsid w:val="000F2DEE"/>
    <w:rsid w:val="000F2E14"/>
    <w:rsid w:val="000F3065"/>
    <w:rsid w:val="000F30F4"/>
    <w:rsid w:val="000F339B"/>
    <w:rsid w:val="000F4137"/>
    <w:rsid w:val="000F47A3"/>
    <w:rsid w:val="000F486A"/>
    <w:rsid w:val="000F4F91"/>
    <w:rsid w:val="000F5049"/>
    <w:rsid w:val="000F5320"/>
    <w:rsid w:val="000F567D"/>
    <w:rsid w:val="000F575A"/>
    <w:rsid w:val="000F593C"/>
    <w:rsid w:val="000F5D6C"/>
    <w:rsid w:val="000F6107"/>
    <w:rsid w:val="000F63AC"/>
    <w:rsid w:val="000F6B2D"/>
    <w:rsid w:val="000F6CB7"/>
    <w:rsid w:val="000F6EB5"/>
    <w:rsid w:val="000F6F05"/>
    <w:rsid w:val="000F706D"/>
    <w:rsid w:val="000F7096"/>
    <w:rsid w:val="000F74C9"/>
    <w:rsid w:val="000F75A4"/>
    <w:rsid w:val="000F75D9"/>
    <w:rsid w:val="000F7717"/>
    <w:rsid w:val="000F7AFA"/>
    <w:rsid w:val="00100114"/>
    <w:rsid w:val="001002B4"/>
    <w:rsid w:val="00100373"/>
    <w:rsid w:val="00100896"/>
    <w:rsid w:val="0010093B"/>
    <w:rsid w:val="0010186E"/>
    <w:rsid w:val="00101C30"/>
    <w:rsid w:val="00101F66"/>
    <w:rsid w:val="001021B2"/>
    <w:rsid w:val="001022DB"/>
    <w:rsid w:val="001027F6"/>
    <w:rsid w:val="00103950"/>
    <w:rsid w:val="00103C9D"/>
    <w:rsid w:val="00103D2D"/>
    <w:rsid w:val="00104647"/>
    <w:rsid w:val="00104699"/>
    <w:rsid w:val="0010482F"/>
    <w:rsid w:val="00104D73"/>
    <w:rsid w:val="00105590"/>
    <w:rsid w:val="0010575B"/>
    <w:rsid w:val="001059FC"/>
    <w:rsid w:val="00105A9B"/>
    <w:rsid w:val="00105BC1"/>
    <w:rsid w:val="00105D10"/>
    <w:rsid w:val="00105E2F"/>
    <w:rsid w:val="001061D1"/>
    <w:rsid w:val="0010667B"/>
    <w:rsid w:val="00107E77"/>
    <w:rsid w:val="0011012F"/>
    <w:rsid w:val="00110E14"/>
    <w:rsid w:val="00111051"/>
    <w:rsid w:val="00111245"/>
    <w:rsid w:val="001115F5"/>
    <w:rsid w:val="00111FCB"/>
    <w:rsid w:val="00112228"/>
    <w:rsid w:val="0011229B"/>
    <w:rsid w:val="00112487"/>
    <w:rsid w:val="0011250D"/>
    <w:rsid w:val="00112634"/>
    <w:rsid w:val="00112E9D"/>
    <w:rsid w:val="0011350A"/>
    <w:rsid w:val="00113816"/>
    <w:rsid w:val="00113904"/>
    <w:rsid w:val="00113977"/>
    <w:rsid w:val="0011397A"/>
    <w:rsid w:val="00113E9F"/>
    <w:rsid w:val="0011480A"/>
    <w:rsid w:val="00115293"/>
    <w:rsid w:val="001154D1"/>
    <w:rsid w:val="001159FE"/>
    <w:rsid w:val="00115C23"/>
    <w:rsid w:val="0011604C"/>
    <w:rsid w:val="001163D8"/>
    <w:rsid w:val="00116605"/>
    <w:rsid w:val="00116737"/>
    <w:rsid w:val="00116993"/>
    <w:rsid w:val="00116CE7"/>
    <w:rsid w:val="00116DC5"/>
    <w:rsid w:val="001174E1"/>
    <w:rsid w:val="00117644"/>
    <w:rsid w:val="00117A91"/>
    <w:rsid w:val="00117DC5"/>
    <w:rsid w:val="001202C7"/>
    <w:rsid w:val="00120E0A"/>
    <w:rsid w:val="00120EED"/>
    <w:rsid w:val="00120FAD"/>
    <w:rsid w:val="00121080"/>
    <w:rsid w:val="0012118B"/>
    <w:rsid w:val="001213BB"/>
    <w:rsid w:val="00121454"/>
    <w:rsid w:val="00121525"/>
    <w:rsid w:val="001219C5"/>
    <w:rsid w:val="00121C2B"/>
    <w:rsid w:val="00121F19"/>
    <w:rsid w:val="0012235A"/>
    <w:rsid w:val="001226ED"/>
    <w:rsid w:val="00122765"/>
    <w:rsid w:val="001231A5"/>
    <w:rsid w:val="001238FC"/>
    <w:rsid w:val="001239EA"/>
    <w:rsid w:val="00123EB0"/>
    <w:rsid w:val="00124549"/>
    <w:rsid w:val="00124645"/>
    <w:rsid w:val="001247DA"/>
    <w:rsid w:val="00124851"/>
    <w:rsid w:val="0012492E"/>
    <w:rsid w:val="00124C79"/>
    <w:rsid w:val="00124F39"/>
    <w:rsid w:val="001250D9"/>
    <w:rsid w:val="0012516D"/>
    <w:rsid w:val="00125188"/>
    <w:rsid w:val="001257B8"/>
    <w:rsid w:val="00125A01"/>
    <w:rsid w:val="0012631D"/>
    <w:rsid w:val="0012651A"/>
    <w:rsid w:val="001270B4"/>
    <w:rsid w:val="00127403"/>
    <w:rsid w:val="0012757A"/>
    <w:rsid w:val="00127982"/>
    <w:rsid w:val="0013016A"/>
    <w:rsid w:val="0013035D"/>
    <w:rsid w:val="0013036C"/>
    <w:rsid w:val="0013041F"/>
    <w:rsid w:val="001309DA"/>
    <w:rsid w:val="00130A23"/>
    <w:rsid w:val="00130D63"/>
    <w:rsid w:val="00130DFF"/>
    <w:rsid w:val="001312AF"/>
    <w:rsid w:val="0013133E"/>
    <w:rsid w:val="00131ACE"/>
    <w:rsid w:val="001320C1"/>
    <w:rsid w:val="001320F2"/>
    <w:rsid w:val="001323CD"/>
    <w:rsid w:val="00132508"/>
    <w:rsid w:val="001327D3"/>
    <w:rsid w:val="001327D5"/>
    <w:rsid w:val="00132BC3"/>
    <w:rsid w:val="001332A7"/>
    <w:rsid w:val="00133364"/>
    <w:rsid w:val="0013338F"/>
    <w:rsid w:val="00133757"/>
    <w:rsid w:val="0013379A"/>
    <w:rsid w:val="001337EE"/>
    <w:rsid w:val="00133C8A"/>
    <w:rsid w:val="00133E1C"/>
    <w:rsid w:val="0013460B"/>
    <w:rsid w:val="00134BFC"/>
    <w:rsid w:val="00134D3A"/>
    <w:rsid w:val="00135092"/>
    <w:rsid w:val="001354F2"/>
    <w:rsid w:val="00135ACD"/>
    <w:rsid w:val="00135D3C"/>
    <w:rsid w:val="00136556"/>
    <w:rsid w:val="001366EA"/>
    <w:rsid w:val="0013685E"/>
    <w:rsid w:val="00136E56"/>
    <w:rsid w:val="00136E7C"/>
    <w:rsid w:val="001374EE"/>
    <w:rsid w:val="00137736"/>
    <w:rsid w:val="00137ECA"/>
    <w:rsid w:val="0014054A"/>
    <w:rsid w:val="0014074C"/>
    <w:rsid w:val="00140B38"/>
    <w:rsid w:val="001417D5"/>
    <w:rsid w:val="00141A33"/>
    <w:rsid w:val="00141E01"/>
    <w:rsid w:val="00141F46"/>
    <w:rsid w:val="0014218C"/>
    <w:rsid w:val="00142209"/>
    <w:rsid w:val="0014222A"/>
    <w:rsid w:val="001422FD"/>
    <w:rsid w:val="00142749"/>
    <w:rsid w:val="001429D8"/>
    <w:rsid w:val="00142F2D"/>
    <w:rsid w:val="00143029"/>
    <w:rsid w:val="00143A1D"/>
    <w:rsid w:val="001440DB"/>
    <w:rsid w:val="00144614"/>
    <w:rsid w:val="00144AB2"/>
    <w:rsid w:val="00144B5E"/>
    <w:rsid w:val="0014508E"/>
    <w:rsid w:val="00145582"/>
    <w:rsid w:val="001456E6"/>
    <w:rsid w:val="00145784"/>
    <w:rsid w:val="001459A4"/>
    <w:rsid w:val="00145A6B"/>
    <w:rsid w:val="00145CC7"/>
    <w:rsid w:val="00146315"/>
    <w:rsid w:val="0014642B"/>
    <w:rsid w:val="00146FB5"/>
    <w:rsid w:val="00147371"/>
    <w:rsid w:val="00150693"/>
    <w:rsid w:val="001508E0"/>
    <w:rsid w:val="00150ABF"/>
    <w:rsid w:val="00150D28"/>
    <w:rsid w:val="00150F1D"/>
    <w:rsid w:val="00150F6A"/>
    <w:rsid w:val="00150F78"/>
    <w:rsid w:val="0015117D"/>
    <w:rsid w:val="0015143B"/>
    <w:rsid w:val="00151505"/>
    <w:rsid w:val="0015150B"/>
    <w:rsid w:val="001515C8"/>
    <w:rsid w:val="00151B39"/>
    <w:rsid w:val="001520F6"/>
    <w:rsid w:val="00152301"/>
    <w:rsid w:val="00152437"/>
    <w:rsid w:val="00152725"/>
    <w:rsid w:val="00152816"/>
    <w:rsid w:val="00153B04"/>
    <w:rsid w:val="00153CC4"/>
    <w:rsid w:val="00154668"/>
    <w:rsid w:val="001547C8"/>
    <w:rsid w:val="001548AF"/>
    <w:rsid w:val="001549E5"/>
    <w:rsid w:val="00154E75"/>
    <w:rsid w:val="00154EA1"/>
    <w:rsid w:val="001556F9"/>
    <w:rsid w:val="001559A7"/>
    <w:rsid w:val="00155D5F"/>
    <w:rsid w:val="00156364"/>
    <w:rsid w:val="0015644B"/>
    <w:rsid w:val="00156456"/>
    <w:rsid w:val="00156806"/>
    <w:rsid w:val="0015782E"/>
    <w:rsid w:val="00157964"/>
    <w:rsid w:val="001579EA"/>
    <w:rsid w:val="00157D7B"/>
    <w:rsid w:val="00160063"/>
    <w:rsid w:val="00160144"/>
    <w:rsid w:val="001606EB"/>
    <w:rsid w:val="00160811"/>
    <w:rsid w:val="0016096A"/>
    <w:rsid w:val="00160C08"/>
    <w:rsid w:val="00160DCC"/>
    <w:rsid w:val="00161195"/>
    <w:rsid w:val="0016121B"/>
    <w:rsid w:val="001613C0"/>
    <w:rsid w:val="001616EF"/>
    <w:rsid w:val="00161C48"/>
    <w:rsid w:val="001622E5"/>
    <w:rsid w:val="00162531"/>
    <w:rsid w:val="00162878"/>
    <w:rsid w:val="00162BD4"/>
    <w:rsid w:val="00162D83"/>
    <w:rsid w:val="0016337C"/>
    <w:rsid w:val="00163518"/>
    <w:rsid w:val="001638FB"/>
    <w:rsid w:val="00163BB8"/>
    <w:rsid w:val="00163C19"/>
    <w:rsid w:val="00163D09"/>
    <w:rsid w:val="001640BC"/>
    <w:rsid w:val="00166183"/>
    <w:rsid w:val="001669D5"/>
    <w:rsid w:val="00166DA9"/>
    <w:rsid w:val="00166F0E"/>
    <w:rsid w:val="0016729E"/>
    <w:rsid w:val="001672F7"/>
    <w:rsid w:val="00167A7D"/>
    <w:rsid w:val="00167D48"/>
    <w:rsid w:val="00167D88"/>
    <w:rsid w:val="001700CE"/>
    <w:rsid w:val="001709B7"/>
    <w:rsid w:val="00171B7B"/>
    <w:rsid w:val="00172084"/>
    <w:rsid w:val="001720D0"/>
    <w:rsid w:val="00172147"/>
    <w:rsid w:val="00172439"/>
    <w:rsid w:val="0017274A"/>
    <w:rsid w:val="00172AF2"/>
    <w:rsid w:val="00172D2A"/>
    <w:rsid w:val="00172D8B"/>
    <w:rsid w:val="00172EEB"/>
    <w:rsid w:val="00173AE7"/>
    <w:rsid w:val="00174997"/>
    <w:rsid w:val="001749A3"/>
    <w:rsid w:val="00174B3D"/>
    <w:rsid w:val="00174BBC"/>
    <w:rsid w:val="001752FE"/>
    <w:rsid w:val="001754D4"/>
    <w:rsid w:val="00175864"/>
    <w:rsid w:val="00175A9B"/>
    <w:rsid w:val="00175E3B"/>
    <w:rsid w:val="001760CD"/>
    <w:rsid w:val="001760E8"/>
    <w:rsid w:val="001764F4"/>
    <w:rsid w:val="00176669"/>
    <w:rsid w:val="00176B92"/>
    <w:rsid w:val="00176C97"/>
    <w:rsid w:val="00176DA6"/>
    <w:rsid w:val="00176E4A"/>
    <w:rsid w:val="001770DC"/>
    <w:rsid w:val="0017725F"/>
    <w:rsid w:val="001775E3"/>
    <w:rsid w:val="0017781A"/>
    <w:rsid w:val="00177AFD"/>
    <w:rsid w:val="00177C9D"/>
    <w:rsid w:val="00177F32"/>
    <w:rsid w:val="001800B7"/>
    <w:rsid w:val="001803BB"/>
    <w:rsid w:val="00180719"/>
    <w:rsid w:val="00180DAA"/>
    <w:rsid w:val="00180EFC"/>
    <w:rsid w:val="00181ACC"/>
    <w:rsid w:val="00181F79"/>
    <w:rsid w:val="001822A6"/>
    <w:rsid w:val="001823F9"/>
    <w:rsid w:val="00182429"/>
    <w:rsid w:val="00182D1C"/>
    <w:rsid w:val="00183D02"/>
    <w:rsid w:val="00183EED"/>
    <w:rsid w:val="0018401C"/>
    <w:rsid w:val="001842EB"/>
    <w:rsid w:val="001846E2"/>
    <w:rsid w:val="00184A99"/>
    <w:rsid w:val="00184E5B"/>
    <w:rsid w:val="00184F25"/>
    <w:rsid w:val="001851A0"/>
    <w:rsid w:val="0018523E"/>
    <w:rsid w:val="00185E85"/>
    <w:rsid w:val="00186A24"/>
    <w:rsid w:val="00186C3D"/>
    <w:rsid w:val="0018721A"/>
    <w:rsid w:val="00187A14"/>
    <w:rsid w:val="00187F0F"/>
    <w:rsid w:val="0019016B"/>
    <w:rsid w:val="0019042C"/>
    <w:rsid w:val="0019059C"/>
    <w:rsid w:val="001909CD"/>
    <w:rsid w:val="00190B5F"/>
    <w:rsid w:val="00190CAC"/>
    <w:rsid w:val="00190D83"/>
    <w:rsid w:val="001912DD"/>
    <w:rsid w:val="001912FA"/>
    <w:rsid w:val="00191408"/>
    <w:rsid w:val="001915D1"/>
    <w:rsid w:val="001916D2"/>
    <w:rsid w:val="00191F9E"/>
    <w:rsid w:val="0019225D"/>
    <w:rsid w:val="00192407"/>
    <w:rsid w:val="0019278C"/>
    <w:rsid w:val="001927CE"/>
    <w:rsid w:val="001928E7"/>
    <w:rsid w:val="00192CDF"/>
    <w:rsid w:val="00192DDF"/>
    <w:rsid w:val="00192DF7"/>
    <w:rsid w:val="00192EB6"/>
    <w:rsid w:val="0019372B"/>
    <w:rsid w:val="001937BE"/>
    <w:rsid w:val="00193854"/>
    <w:rsid w:val="0019387C"/>
    <w:rsid w:val="00193A10"/>
    <w:rsid w:val="00193CE0"/>
    <w:rsid w:val="00193F15"/>
    <w:rsid w:val="00193FA7"/>
    <w:rsid w:val="00194BAD"/>
    <w:rsid w:val="00194C9A"/>
    <w:rsid w:val="00195164"/>
    <w:rsid w:val="00195281"/>
    <w:rsid w:val="001952AA"/>
    <w:rsid w:val="0019580F"/>
    <w:rsid w:val="00195813"/>
    <w:rsid w:val="00195896"/>
    <w:rsid w:val="00195CF7"/>
    <w:rsid w:val="00196022"/>
    <w:rsid w:val="0019693F"/>
    <w:rsid w:val="0019724E"/>
    <w:rsid w:val="00197F00"/>
    <w:rsid w:val="001A00E9"/>
    <w:rsid w:val="001A00FD"/>
    <w:rsid w:val="001A0753"/>
    <w:rsid w:val="001A07FD"/>
    <w:rsid w:val="001A1061"/>
    <w:rsid w:val="001A123D"/>
    <w:rsid w:val="001A151A"/>
    <w:rsid w:val="001A153D"/>
    <w:rsid w:val="001A15DA"/>
    <w:rsid w:val="001A16D7"/>
    <w:rsid w:val="001A1ABF"/>
    <w:rsid w:val="001A1D9C"/>
    <w:rsid w:val="001A1EA1"/>
    <w:rsid w:val="001A29DF"/>
    <w:rsid w:val="001A2C29"/>
    <w:rsid w:val="001A2D92"/>
    <w:rsid w:val="001A3038"/>
    <w:rsid w:val="001A311C"/>
    <w:rsid w:val="001A3246"/>
    <w:rsid w:val="001A340F"/>
    <w:rsid w:val="001A3B6F"/>
    <w:rsid w:val="001A4087"/>
    <w:rsid w:val="001A412F"/>
    <w:rsid w:val="001A41F0"/>
    <w:rsid w:val="001A47C9"/>
    <w:rsid w:val="001A494C"/>
    <w:rsid w:val="001A49CB"/>
    <w:rsid w:val="001A49FD"/>
    <w:rsid w:val="001A4A59"/>
    <w:rsid w:val="001A4B3F"/>
    <w:rsid w:val="001A50E5"/>
    <w:rsid w:val="001A513C"/>
    <w:rsid w:val="001A5263"/>
    <w:rsid w:val="001A5462"/>
    <w:rsid w:val="001A5465"/>
    <w:rsid w:val="001A5C96"/>
    <w:rsid w:val="001A6264"/>
    <w:rsid w:val="001A628A"/>
    <w:rsid w:val="001A66D7"/>
    <w:rsid w:val="001A6855"/>
    <w:rsid w:val="001A6990"/>
    <w:rsid w:val="001A6E52"/>
    <w:rsid w:val="001A71EB"/>
    <w:rsid w:val="001A7216"/>
    <w:rsid w:val="001A7268"/>
    <w:rsid w:val="001A72C7"/>
    <w:rsid w:val="001A737E"/>
    <w:rsid w:val="001A73D3"/>
    <w:rsid w:val="001A751B"/>
    <w:rsid w:val="001A7922"/>
    <w:rsid w:val="001A7B21"/>
    <w:rsid w:val="001A7DC8"/>
    <w:rsid w:val="001B02E6"/>
    <w:rsid w:val="001B0688"/>
    <w:rsid w:val="001B092E"/>
    <w:rsid w:val="001B0D12"/>
    <w:rsid w:val="001B0F6B"/>
    <w:rsid w:val="001B0FF9"/>
    <w:rsid w:val="001B11F4"/>
    <w:rsid w:val="001B18F2"/>
    <w:rsid w:val="001B1988"/>
    <w:rsid w:val="001B1AD7"/>
    <w:rsid w:val="001B1E6D"/>
    <w:rsid w:val="001B21EB"/>
    <w:rsid w:val="001B225C"/>
    <w:rsid w:val="001B2B39"/>
    <w:rsid w:val="001B30FB"/>
    <w:rsid w:val="001B348D"/>
    <w:rsid w:val="001B3509"/>
    <w:rsid w:val="001B4416"/>
    <w:rsid w:val="001B45C1"/>
    <w:rsid w:val="001B496D"/>
    <w:rsid w:val="001B4BB6"/>
    <w:rsid w:val="001B4D0A"/>
    <w:rsid w:val="001B5516"/>
    <w:rsid w:val="001B559E"/>
    <w:rsid w:val="001B55CD"/>
    <w:rsid w:val="001B58B7"/>
    <w:rsid w:val="001B599B"/>
    <w:rsid w:val="001B5BD3"/>
    <w:rsid w:val="001B5CD4"/>
    <w:rsid w:val="001B5DFE"/>
    <w:rsid w:val="001B619B"/>
    <w:rsid w:val="001B631E"/>
    <w:rsid w:val="001B65F2"/>
    <w:rsid w:val="001B6690"/>
    <w:rsid w:val="001B6FE1"/>
    <w:rsid w:val="001B77D9"/>
    <w:rsid w:val="001B7854"/>
    <w:rsid w:val="001B79D3"/>
    <w:rsid w:val="001B7E7A"/>
    <w:rsid w:val="001B7EAB"/>
    <w:rsid w:val="001C0032"/>
    <w:rsid w:val="001C0435"/>
    <w:rsid w:val="001C08A7"/>
    <w:rsid w:val="001C08D4"/>
    <w:rsid w:val="001C0CE9"/>
    <w:rsid w:val="001C1163"/>
    <w:rsid w:val="001C137B"/>
    <w:rsid w:val="001C14E1"/>
    <w:rsid w:val="001C15F7"/>
    <w:rsid w:val="001C19FE"/>
    <w:rsid w:val="001C1AAB"/>
    <w:rsid w:val="001C1B15"/>
    <w:rsid w:val="001C1E84"/>
    <w:rsid w:val="001C20C8"/>
    <w:rsid w:val="001C2419"/>
    <w:rsid w:val="001C2655"/>
    <w:rsid w:val="001C26C9"/>
    <w:rsid w:val="001C2753"/>
    <w:rsid w:val="001C27D4"/>
    <w:rsid w:val="001C2829"/>
    <w:rsid w:val="001C2BD9"/>
    <w:rsid w:val="001C2F1B"/>
    <w:rsid w:val="001C2FAD"/>
    <w:rsid w:val="001C3374"/>
    <w:rsid w:val="001C35F2"/>
    <w:rsid w:val="001C4331"/>
    <w:rsid w:val="001C4504"/>
    <w:rsid w:val="001C45D7"/>
    <w:rsid w:val="001C4794"/>
    <w:rsid w:val="001C4B7C"/>
    <w:rsid w:val="001C5027"/>
    <w:rsid w:val="001C5064"/>
    <w:rsid w:val="001C5A9D"/>
    <w:rsid w:val="001C5B52"/>
    <w:rsid w:val="001C5ED5"/>
    <w:rsid w:val="001C60B8"/>
    <w:rsid w:val="001C650A"/>
    <w:rsid w:val="001C65C6"/>
    <w:rsid w:val="001C663B"/>
    <w:rsid w:val="001C69AE"/>
    <w:rsid w:val="001C6C82"/>
    <w:rsid w:val="001C6CFD"/>
    <w:rsid w:val="001C7D54"/>
    <w:rsid w:val="001D0045"/>
    <w:rsid w:val="001D00A4"/>
    <w:rsid w:val="001D029E"/>
    <w:rsid w:val="001D06F0"/>
    <w:rsid w:val="001D0EC2"/>
    <w:rsid w:val="001D1BE4"/>
    <w:rsid w:val="001D1D7F"/>
    <w:rsid w:val="001D246E"/>
    <w:rsid w:val="001D259A"/>
    <w:rsid w:val="001D276B"/>
    <w:rsid w:val="001D2995"/>
    <w:rsid w:val="001D2D65"/>
    <w:rsid w:val="001D2D79"/>
    <w:rsid w:val="001D2EBF"/>
    <w:rsid w:val="001D32DF"/>
    <w:rsid w:val="001D3E8F"/>
    <w:rsid w:val="001D3F96"/>
    <w:rsid w:val="001D4295"/>
    <w:rsid w:val="001D4405"/>
    <w:rsid w:val="001D45DE"/>
    <w:rsid w:val="001D48B1"/>
    <w:rsid w:val="001D4AB1"/>
    <w:rsid w:val="001D4EDB"/>
    <w:rsid w:val="001D5006"/>
    <w:rsid w:val="001D5151"/>
    <w:rsid w:val="001D52DD"/>
    <w:rsid w:val="001D573D"/>
    <w:rsid w:val="001D5A02"/>
    <w:rsid w:val="001D5B81"/>
    <w:rsid w:val="001D5BEE"/>
    <w:rsid w:val="001D5D95"/>
    <w:rsid w:val="001D6A1D"/>
    <w:rsid w:val="001D6C5F"/>
    <w:rsid w:val="001D6E2E"/>
    <w:rsid w:val="001D7180"/>
    <w:rsid w:val="001D750B"/>
    <w:rsid w:val="001D785A"/>
    <w:rsid w:val="001D79CD"/>
    <w:rsid w:val="001D7A5A"/>
    <w:rsid w:val="001D7A68"/>
    <w:rsid w:val="001D7BBF"/>
    <w:rsid w:val="001D7DAD"/>
    <w:rsid w:val="001D7E07"/>
    <w:rsid w:val="001E02A9"/>
    <w:rsid w:val="001E0393"/>
    <w:rsid w:val="001E07D3"/>
    <w:rsid w:val="001E0AE1"/>
    <w:rsid w:val="001E0D01"/>
    <w:rsid w:val="001E1F7B"/>
    <w:rsid w:val="001E206D"/>
    <w:rsid w:val="001E2A6B"/>
    <w:rsid w:val="001E2E65"/>
    <w:rsid w:val="001E2F6D"/>
    <w:rsid w:val="001E2FC4"/>
    <w:rsid w:val="001E3680"/>
    <w:rsid w:val="001E417E"/>
    <w:rsid w:val="001E41A5"/>
    <w:rsid w:val="001E45A8"/>
    <w:rsid w:val="001E4621"/>
    <w:rsid w:val="001E47D8"/>
    <w:rsid w:val="001E498F"/>
    <w:rsid w:val="001E5211"/>
    <w:rsid w:val="001E56F6"/>
    <w:rsid w:val="001E573C"/>
    <w:rsid w:val="001E6071"/>
    <w:rsid w:val="001E6098"/>
    <w:rsid w:val="001E60DF"/>
    <w:rsid w:val="001E643E"/>
    <w:rsid w:val="001E65EC"/>
    <w:rsid w:val="001E65FE"/>
    <w:rsid w:val="001E6B31"/>
    <w:rsid w:val="001E6D26"/>
    <w:rsid w:val="001E6DF5"/>
    <w:rsid w:val="001F02AA"/>
    <w:rsid w:val="001F02CB"/>
    <w:rsid w:val="001F0577"/>
    <w:rsid w:val="001F073B"/>
    <w:rsid w:val="001F0D75"/>
    <w:rsid w:val="001F0E16"/>
    <w:rsid w:val="001F0E4F"/>
    <w:rsid w:val="001F0F9B"/>
    <w:rsid w:val="001F19A3"/>
    <w:rsid w:val="001F1A2C"/>
    <w:rsid w:val="001F1E51"/>
    <w:rsid w:val="001F2597"/>
    <w:rsid w:val="001F25B0"/>
    <w:rsid w:val="001F2835"/>
    <w:rsid w:val="001F318D"/>
    <w:rsid w:val="001F3328"/>
    <w:rsid w:val="001F3890"/>
    <w:rsid w:val="001F3B98"/>
    <w:rsid w:val="001F3CF3"/>
    <w:rsid w:val="001F3D53"/>
    <w:rsid w:val="001F42A4"/>
    <w:rsid w:val="001F439A"/>
    <w:rsid w:val="001F45C3"/>
    <w:rsid w:val="001F5041"/>
    <w:rsid w:val="001F528E"/>
    <w:rsid w:val="001F5888"/>
    <w:rsid w:val="001F5F95"/>
    <w:rsid w:val="001F5FD5"/>
    <w:rsid w:val="001F68F3"/>
    <w:rsid w:val="001F6B2F"/>
    <w:rsid w:val="001F6B33"/>
    <w:rsid w:val="001F6C3A"/>
    <w:rsid w:val="001F7343"/>
    <w:rsid w:val="001F7430"/>
    <w:rsid w:val="001F7626"/>
    <w:rsid w:val="001F7987"/>
    <w:rsid w:val="001F7CE1"/>
    <w:rsid w:val="001F7E04"/>
    <w:rsid w:val="001F7F15"/>
    <w:rsid w:val="00200239"/>
    <w:rsid w:val="002003F4"/>
    <w:rsid w:val="00200D2B"/>
    <w:rsid w:val="00200D40"/>
    <w:rsid w:val="00200D41"/>
    <w:rsid w:val="0020111A"/>
    <w:rsid w:val="002012D9"/>
    <w:rsid w:val="00201645"/>
    <w:rsid w:val="00201A6F"/>
    <w:rsid w:val="00202204"/>
    <w:rsid w:val="00202796"/>
    <w:rsid w:val="00202988"/>
    <w:rsid w:val="00202AC8"/>
    <w:rsid w:val="00202DFD"/>
    <w:rsid w:val="002031D9"/>
    <w:rsid w:val="0020391C"/>
    <w:rsid w:val="00203FB9"/>
    <w:rsid w:val="00204133"/>
    <w:rsid w:val="002043DA"/>
    <w:rsid w:val="00204B1B"/>
    <w:rsid w:val="00205298"/>
    <w:rsid w:val="0020555D"/>
    <w:rsid w:val="002056AE"/>
    <w:rsid w:val="002056EC"/>
    <w:rsid w:val="00205E45"/>
    <w:rsid w:val="002066B2"/>
    <w:rsid w:val="00206E1B"/>
    <w:rsid w:val="0020715A"/>
    <w:rsid w:val="002072A5"/>
    <w:rsid w:val="00207448"/>
    <w:rsid w:val="0021052F"/>
    <w:rsid w:val="00210A53"/>
    <w:rsid w:val="00210B0F"/>
    <w:rsid w:val="00210C40"/>
    <w:rsid w:val="00210ECE"/>
    <w:rsid w:val="002112BD"/>
    <w:rsid w:val="002115FB"/>
    <w:rsid w:val="0021211D"/>
    <w:rsid w:val="0021373A"/>
    <w:rsid w:val="00213987"/>
    <w:rsid w:val="00213DDE"/>
    <w:rsid w:val="002142B0"/>
    <w:rsid w:val="00214428"/>
    <w:rsid w:val="0021476A"/>
    <w:rsid w:val="00214AF8"/>
    <w:rsid w:val="00214B2F"/>
    <w:rsid w:val="00214B78"/>
    <w:rsid w:val="00214BC6"/>
    <w:rsid w:val="00214D37"/>
    <w:rsid w:val="0021535A"/>
    <w:rsid w:val="00215381"/>
    <w:rsid w:val="00215C6E"/>
    <w:rsid w:val="00215C8C"/>
    <w:rsid w:val="00215E82"/>
    <w:rsid w:val="00215FE2"/>
    <w:rsid w:val="0021606D"/>
    <w:rsid w:val="00216927"/>
    <w:rsid w:val="002169E5"/>
    <w:rsid w:val="00216ED6"/>
    <w:rsid w:val="00217E5F"/>
    <w:rsid w:val="00217EC8"/>
    <w:rsid w:val="002200DE"/>
    <w:rsid w:val="00220284"/>
    <w:rsid w:val="00220667"/>
    <w:rsid w:val="002207D4"/>
    <w:rsid w:val="00220981"/>
    <w:rsid w:val="00220A4E"/>
    <w:rsid w:val="00220A7E"/>
    <w:rsid w:val="00220C35"/>
    <w:rsid w:val="00220C69"/>
    <w:rsid w:val="00220E77"/>
    <w:rsid w:val="00221106"/>
    <w:rsid w:val="00221B4D"/>
    <w:rsid w:val="00221F94"/>
    <w:rsid w:val="00221FFB"/>
    <w:rsid w:val="00222623"/>
    <w:rsid w:val="00222664"/>
    <w:rsid w:val="0022275E"/>
    <w:rsid w:val="00222A71"/>
    <w:rsid w:val="00222EF7"/>
    <w:rsid w:val="00222F6F"/>
    <w:rsid w:val="002232B9"/>
    <w:rsid w:val="00223D40"/>
    <w:rsid w:val="0022437F"/>
    <w:rsid w:val="00224FB9"/>
    <w:rsid w:val="0022503F"/>
    <w:rsid w:val="00225117"/>
    <w:rsid w:val="00225254"/>
    <w:rsid w:val="00225F22"/>
    <w:rsid w:val="00226229"/>
    <w:rsid w:val="00226574"/>
    <w:rsid w:val="00226EE7"/>
    <w:rsid w:val="00227538"/>
    <w:rsid w:val="00227E39"/>
    <w:rsid w:val="00230044"/>
    <w:rsid w:val="00230150"/>
    <w:rsid w:val="00230429"/>
    <w:rsid w:val="0023079F"/>
    <w:rsid w:val="00230A8E"/>
    <w:rsid w:val="00230FB8"/>
    <w:rsid w:val="00231013"/>
    <w:rsid w:val="002311E5"/>
    <w:rsid w:val="00231BA2"/>
    <w:rsid w:val="0023299E"/>
    <w:rsid w:val="002331F6"/>
    <w:rsid w:val="002335BA"/>
    <w:rsid w:val="00233A0A"/>
    <w:rsid w:val="00233A18"/>
    <w:rsid w:val="00233F16"/>
    <w:rsid w:val="002344CA"/>
    <w:rsid w:val="00234E52"/>
    <w:rsid w:val="0023521C"/>
    <w:rsid w:val="0023532F"/>
    <w:rsid w:val="00235613"/>
    <w:rsid w:val="00235D32"/>
    <w:rsid w:val="00236044"/>
    <w:rsid w:val="00236343"/>
    <w:rsid w:val="0023655B"/>
    <w:rsid w:val="00236A9E"/>
    <w:rsid w:val="00236CC6"/>
    <w:rsid w:val="00236E22"/>
    <w:rsid w:val="00237589"/>
    <w:rsid w:val="002375E5"/>
    <w:rsid w:val="00237EA9"/>
    <w:rsid w:val="00237F3E"/>
    <w:rsid w:val="002401EF"/>
    <w:rsid w:val="002402C1"/>
    <w:rsid w:val="0024092A"/>
    <w:rsid w:val="00240AEF"/>
    <w:rsid w:val="00240F8B"/>
    <w:rsid w:val="002410E4"/>
    <w:rsid w:val="00241231"/>
    <w:rsid w:val="00241569"/>
    <w:rsid w:val="0024193C"/>
    <w:rsid w:val="00242114"/>
    <w:rsid w:val="0024255A"/>
    <w:rsid w:val="00242616"/>
    <w:rsid w:val="00242BB7"/>
    <w:rsid w:val="00243544"/>
    <w:rsid w:val="002435E7"/>
    <w:rsid w:val="00243A2B"/>
    <w:rsid w:val="0024401B"/>
    <w:rsid w:val="002445B8"/>
    <w:rsid w:val="00244AFD"/>
    <w:rsid w:val="00244E76"/>
    <w:rsid w:val="00245797"/>
    <w:rsid w:val="00245D3D"/>
    <w:rsid w:val="00246114"/>
    <w:rsid w:val="002469CB"/>
    <w:rsid w:val="00246A5B"/>
    <w:rsid w:val="00247679"/>
    <w:rsid w:val="002477F9"/>
    <w:rsid w:val="002477FD"/>
    <w:rsid w:val="00247847"/>
    <w:rsid w:val="002478F3"/>
    <w:rsid w:val="00247BFE"/>
    <w:rsid w:val="00247C7D"/>
    <w:rsid w:val="00247EE3"/>
    <w:rsid w:val="00247EF2"/>
    <w:rsid w:val="002500D5"/>
    <w:rsid w:val="00250230"/>
    <w:rsid w:val="0025051D"/>
    <w:rsid w:val="00250741"/>
    <w:rsid w:val="002508CE"/>
    <w:rsid w:val="00250B39"/>
    <w:rsid w:val="00250FC5"/>
    <w:rsid w:val="002516F8"/>
    <w:rsid w:val="002518C6"/>
    <w:rsid w:val="00251B03"/>
    <w:rsid w:val="00251D34"/>
    <w:rsid w:val="00252165"/>
    <w:rsid w:val="00252242"/>
    <w:rsid w:val="002522B6"/>
    <w:rsid w:val="00252A34"/>
    <w:rsid w:val="00252D3E"/>
    <w:rsid w:val="002535AD"/>
    <w:rsid w:val="00253869"/>
    <w:rsid w:val="00253ABA"/>
    <w:rsid w:val="00254211"/>
    <w:rsid w:val="00254D82"/>
    <w:rsid w:val="00254F0E"/>
    <w:rsid w:val="00254F0F"/>
    <w:rsid w:val="00254FB8"/>
    <w:rsid w:val="0025529A"/>
    <w:rsid w:val="0025550E"/>
    <w:rsid w:val="002559E2"/>
    <w:rsid w:val="00255CB6"/>
    <w:rsid w:val="002561CA"/>
    <w:rsid w:val="002561F7"/>
    <w:rsid w:val="00256474"/>
    <w:rsid w:val="0025713D"/>
    <w:rsid w:val="00257425"/>
    <w:rsid w:val="002575EF"/>
    <w:rsid w:val="00257661"/>
    <w:rsid w:val="00261175"/>
    <w:rsid w:val="00261309"/>
    <w:rsid w:val="00261474"/>
    <w:rsid w:val="00261678"/>
    <w:rsid w:val="00261E10"/>
    <w:rsid w:val="00262337"/>
    <w:rsid w:val="00262432"/>
    <w:rsid w:val="002630DB"/>
    <w:rsid w:val="002630EE"/>
    <w:rsid w:val="00263374"/>
    <w:rsid w:val="002633A4"/>
    <w:rsid w:val="002633E5"/>
    <w:rsid w:val="0026370B"/>
    <w:rsid w:val="002644FE"/>
    <w:rsid w:val="002648F1"/>
    <w:rsid w:val="00264AA7"/>
    <w:rsid w:val="00265230"/>
    <w:rsid w:val="00265498"/>
    <w:rsid w:val="00265758"/>
    <w:rsid w:val="00265AE0"/>
    <w:rsid w:val="00265BF6"/>
    <w:rsid w:val="002663AE"/>
    <w:rsid w:val="00266660"/>
    <w:rsid w:val="002667C2"/>
    <w:rsid w:val="00266C94"/>
    <w:rsid w:val="00266CE6"/>
    <w:rsid w:val="00266F01"/>
    <w:rsid w:val="00267229"/>
    <w:rsid w:val="00267DB5"/>
    <w:rsid w:val="002707D9"/>
    <w:rsid w:val="0027089C"/>
    <w:rsid w:val="00270F87"/>
    <w:rsid w:val="00270FD1"/>
    <w:rsid w:val="00271693"/>
    <w:rsid w:val="00271715"/>
    <w:rsid w:val="002718C3"/>
    <w:rsid w:val="00271B4F"/>
    <w:rsid w:val="00271D5E"/>
    <w:rsid w:val="00271EBD"/>
    <w:rsid w:val="0027202C"/>
    <w:rsid w:val="002722E1"/>
    <w:rsid w:val="002723CD"/>
    <w:rsid w:val="00272523"/>
    <w:rsid w:val="00272CC1"/>
    <w:rsid w:val="00273410"/>
    <w:rsid w:val="00273652"/>
    <w:rsid w:val="00273751"/>
    <w:rsid w:val="0027377C"/>
    <w:rsid w:val="00273C21"/>
    <w:rsid w:val="00273C44"/>
    <w:rsid w:val="00273F53"/>
    <w:rsid w:val="00273F76"/>
    <w:rsid w:val="00273FD0"/>
    <w:rsid w:val="002745A1"/>
    <w:rsid w:val="00274637"/>
    <w:rsid w:val="00274A4A"/>
    <w:rsid w:val="00274D60"/>
    <w:rsid w:val="002756A6"/>
    <w:rsid w:val="002759F6"/>
    <w:rsid w:val="00275A3C"/>
    <w:rsid w:val="00275C43"/>
    <w:rsid w:val="00275D79"/>
    <w:rsid w:val="00275DD9"/>
    <w:rsid w:val="002761C2"/>
    <w:rsid w:val="00276557"/>
    <w:rsid w:val="0027662B"/>
    <w:rsid w:val="00276AD7"/>
    <w:rsid w:val="00276BF2"/>
    <w:rsid w:val="00276E80"/>
    <w:rsid w:val="00276E89"/>
    <w:rsid w:val="002779D1"/>
    <w:rsid w:val="002804D8"/>
    <w:rsid w:val="00280941"/>
    <w:rsid w:val="00280BCB"/>
    <w:rsid w:val="00280CD3"/>
    <w:rsid w:val="0028188B"/>
    <w:rsid w:val="00281912"/>
    <w:rsid w:val="00281D9E"/>
    <w:rsid w:val="00282884"/>
    <w:rsid w:val="00282C36"/>
    <w:rsid w:val="00283316"/>
    <w:rsid w:val="00284B4D"/>
    <w:rsid w:val="00284CF9"/>
    <w:rsid w:val="00284EF0"/>
    <w:rsid w:val="002850A6"/>
    <w:rsid w:val="002851F3"/>
    <w:rsid w:val="002855DF"/>
    <w:rsid w:val="00285764"/>
    <w:rsid w:val="002858F9"/>
    <w:rsid w:val="00285AFC"/>
    <w:rsid w:val="00285C47"/>
    <w:rsid w:val="00285C64"/>
    <w:rsid w:val="002860D5"/>
    <w:rsid w:val="00286454"/>
    <w:rsid w:val="00286A6D"/>
    <w:rsid w:val="00286D55"/>
    <w:rsid w:val="00287206"/>
    <w:rsid w:val="00287477"/>
    <w:rsid w:val="00290013"/>
    <w:rsid w:val="00290178"/>
    <w:rsid w:val="002910D2"/>
    <w:rsid w:val="0029116E"/>
    <w:rsid w:val="002912B0"/>
    <w:rsid w:val="0029160F"/>
    <w:rsid w:val="00291739"/>
    <w:rsid w:val="002919F8"/>
    <w:rsid w:val="00291A5B"/>
    <w:rsid w:val="0029218B"/>
    <w:rsid w:val="00293190"/>
    <w:rsid w:val="002931F3"/>
    <w:rsid w:val="002937CB"/>
    <w:rsid w:val="002938CA"/>
    <w:rsid w:val="0029390A"/>
    <w:rsid w:val="00293D96"/>
    <w:rsid w:val="00293E21"/>
    <w:rsid w:val="00294575"/>
    <w:rsid w:val="00294632"/>
    <w:rsid w:val="002949DE"/>
    <w:rsid w:val="00294C36"/>
    <w:rsid w:val="00294EB4"/>
    <w:rsid w:val="00294F5C"/>
    <w:rsid w:val="0029501B"/>
    <w:rsid w:val="0029541A"/>
    <w:rsid w:val="00295529"/>
    <w:rsid w:val="002959BA"/>
    <w:rsid w:val="002959E2"/>
    <w:rsid w:val="00295A6D"/>
    <w:rsid w:val="00295D83"/>
    <w:rsid w:val="0029604F"/>
    <w:rsid w:val="002968BA"/>
    <w:rsid w:val="00297101"/>
    <w:rsid w:val="0029732A"/>
    <w:rsid w:val="002A0291"/>
    <w:rsid w:val="002A077A"/>
    <w:rsid w:val="002A0AC4"/>
    <w:rsid w:val="002A0F43"/>
    <w:rsid w:val="002A1249"/>
    <w:rsid w:val="002A12F2"/>
    <w:rsid w:val="002A1369"/>
    <w:rsid w:val="002A156A"/>
    <w:rsid w:val="002A1609"/>
    <w:rsid w:val="002A2567"/>
    <w:rsid w:val="002A292A"/>
    <w:rsid w:val="002A4289"/>
    <w:rsid w:val="002A45BA"/>
    <w:rsid w:val="002A4D02"/>
    <w:rsid w:val="002A4FD4"/>
    <w:rsid w:val="002A566E"/>
    <w:rsid w:val="002A5A34"/>
    <w:rsid w:val="002A5EC4"/>
    <w:rsid w:val="002A5FE6"/>
    <w:rsid w:val="002A60BF"/>
    <w:rsid w:val="002A6388"/>
    <w:rsid w:val="002A67D2"/>
    <w:rsid w:val="002A6A7E"/>
    <w:rsid w:val="002A6AB5"/>
    <w:rsid w:val="002A6B6C"/>
    <w:rsid w:val="002A7713"/>
    <w:rsid w:val="002A7D96"/>
    <w:rsid w:val="002B0048"/>
    <w:rsid w:val="002B036F"/>
    <w:rsid w:val="002B0423"/>
    <w:rsid w:val="002B06EC"/>
    <w:rsid w:val="002B0960"/>
    <w:rsid w:val="002B0E10"/>
    <w:rsid w:val="002B119A"/>
    <w:rsid w:val="002B149B"/>
    <w:rsid w:val="002B14FF"/>
    <w:rsid w:val="002B167E"/>
    <w:rsid w:val="002B171C"/>
    <w:rsid w:val="002B173D"/>
    <w:rsid w:val="002B1B1E"/>
    <w:rsid w:val="002B1C14"/>
    <w:rsid w:val="002B1EA2"/>
    <w:rsid w:val="002B1FAD"/>
    <w:rsid w:val="002B2E26"/>
    <w:rsid w:val="002B2E2C"/>
    <w:rsid w:val="002B2F28"/>
    <w:rsid w:val="002B33DE"/>
    <w:rsid w:val="002B340F"/>
    <w:rsid w:val="002B3AA1"/>
    <w:rsid w:val="002B3FAA"/>
    <w:rsid w:val="002B401F"/>
    <w:rsid w:val="002B404A"/>
    <w:rsid w:val="002B4231"/>
    <w:rsid w:val="002B43E5"/>
    <w:rsid w:val="002B4E8D"/>
    <w:rsid w:val="002B593F"/>
    <w:rsid w:val="002B5C91"/>
    <w:rsid w:val="002B6334"/>
    <w:rsid w:val="002B6482"/>
    <w:rsid w:val="002B64F9"/>
    <w:rsid w:val="002B681F"/>
    <w:rsid w:val="002B6A32"/>
    <w:rsid w:val="002B6A85"/>
    <w:rsid w:val="002B6BCF"/>
    <w:rsid w:val="002B7136"/>
    <w:rsid w:val="002B7C03"/>
    <w:rsid w:val="002C0183"/>
    <w:rsid w:val="002C1071"/>
    <w:rsid w:val="002C10C8"/>
    <w:rsid w:val="002C11C3"/>
    <w:rsid w:val="002C14BC"/>
    <w:rsid w:val="002C17E1"/>
    <w:rsid w:val="002C2089"/>
    <w:rsid w:val="002C21B2"/>
    <w:rsid w:val="002C2687"/>
    <w:rsid w:val="002C2C22"/>
    <w:rsid w:val="002C2E58"/>
    <w:rsid w:val="002C30AC"/>
    <w:rsid w:val="002C3307"/>
    <w:rsid w:val="002C335A"/>
    <w:rsid w:val="002C3413"/>
    <w:rsid w:val="002C3435"/>
    <w:rsid w:val="002C487C"/>
    <w:rsid w:val="002C4A1A"/>
    <w:rsid w:val="002C4A8D"/>
    <w:rsid w:val="002C4AD6"/>
    <w:rsid w:val="002C4D38"/>
    <w:rsid w:val="002C4FDD"/>
    <w:rsid w:val="002C5726"/>
    <w:rsid w:val="002C5C15"/>
    <w:rsid w:val="002C5F01"/>
    <w:rsid w:val="002C5FDA"/>
    <w:rsid w:val="002C658C"/>
    <w:rsid w:val="002C65D2"/>
    <w:rsid w:val="002C677C"/>
    <w:rsid w:val="002C6A68"/>
    <w:rsid w:val="002C73A8"/>
    <w:rsid w:val="002C7712"/>
    <w:rsid w:val="002D1677"/>
    <w:rsid w:val="002D18D0"/>
    <w:rsid w:val="002D19CB"/>
    <w:rsid w:val="002D1BF2"/>
    <w:rsid w:val="002D246B"/>
    <w:rsid w:val="002D29B7"/>
    <w:rsid w:val="002D29E6"/>
    <w:rsid w:val="002D348B"/>
    <w:rsid w:val="002D34EF"/>
    <w:rsid w:val="002D351B"/>
    <w:rsid w:val="002D4326"/>
    <w:rsid w:val="002D437B"/>
    <w:rsid w:val="002D48B6"/>
    <w:rsid w:val="002D4A89"/>
    <w:rsid w:val="002D4C82"/>
    <w:rsid w:val="002D535F"/>
    <w:rsid w:val="002D6136"/>
    <w:rsid w:val="002D64EF"/>
    <w:rsid w:val="002D6D41"/>
    <w:rsid w:val="002D790E"/>
    <w:rsid w:val="002D791F"/>
    <w:rsid w:val="002D7AAB"/>
    <w:rsid w:val="002E0264"/>
    <w:rsid w:val="002E0369"/>
    <w:rsid w:val="002E060A"/>
    <w:rsid w:val="002E1041"/>
    <w:rsid w:val="002E139E"/>
    <w:rsid w:val="002E1DF2"/>
    <w:rsid w:val="002E2030"/>
    <w:rsid w:val="002E2407"/>
    <w:rsid w:val="002E2890"/>
    <w:rsid w:val="002E3132"/>
    <w:rsid w:val="002E329B"/>
    <w:rsid w:val="002E34BE"/>
    <w:rsid w:val="002E3CAE"/>
    <w:rsid w:val="002E3F4B"/>
    <w:rsid w:val="002E45E7"/>
    <w:rsid w:val="002E4C79"/>
    <w:rsid w:val="002E509F"/>
    <w:rsid w:val="002E53F2"/>
    <w:rsid w:val="002E567F"/>
    <w:rsid w:val="002E58E3"/>
    <w:rsid w:val="002E5A3C"/>
    <w:rsid w:val="002E60DF"/>
    <w:rsid w:val="002E62AD"/>
    <w:rsid w:val="002E6521"/>
    <w:rsid w:val="002E66F2"/>
    <w:rsid w:val="002E7327"/>
    <w:rsid w:val="002E7493"/>
    <w:rsid w:val="002E76F9"/>
    <w:rsid w:val="002E7931"/>
    <w:rsid w:val="002E79DB"/>
    <w:rsid w:val="002E7B9E"/>
    <w:rsid w:val="002E7DCB"/>
    <w:rsid w:val="002E7FF0"/>
    <w:rsid w:val="002F00BF"/>
    <w:rsid w:val="002F0859"/>
    <w:rsid w:val="002F08AC"/>
    <w:rsid w:val="002F08D6"/>
    <w:rsid w:val="002F08DC"/>
    <w:rsid w:val="002F10C9"/>
    <w:rsid w:val="002F1879"/>
    <w:rsid w:val="002F1A79"/>
    <w:rsid w:val="002F1F6E"/>
    <w:rsid w:val="002F2228"/>
    <w:rsid w:val="002F22DD"/>
    <w:rsid w:val="002F33F2"/>
    <w:rsid w:val="002F3494"/>
    <w:rsid w:val="002F3782"/>
    <w:rsid w:val="002F3889"/>
    <w:rsid w:val="002F3981"/>
    <w:rsid w:val="002F4224"/>
    <w:rsid w:val="002F42DA"/>
    <w:rsid w:val="002F4605"/>
    <w:rsid w:val="002F5968"/>
    <w:rsid w:val="002F5DA6"/>
    <w:rsid w:val="002F5E1D"/>
    <w:rsid w:val="002F5F89"/>
    <w:rsid w:val="002F60A1"/>
    <w:rsid w:val="002F60A2"/>
    <w:rsid w:val="002F6391"/>
    <w:rsid w:val="002F6691"/>
    <w:rsid w:val="002F686F"/>
    <w:rsid w:val="002F6E8B"/>
    <w:rsid w:val="002F7150"/>
    <w:rsid w:val="002F716F"/>
    <w:rsid w:val="002F7267"/>
    <w:rsid w:val="002F77C9"/>
    <w:rsid w:val="002F7893"/>
    <w:rsid w:val="002F7916"/>
    <w:rsid w:val="002F7BBF"/>
    <w:rsid w:val="002F7DD1"/>
    <w:rsid w:val="00300693"/>
    <w:rsid w:val="003006E0"/>
    <w:rsid w:val="00301329"/>
    <w:rsid w:val="003013EE"/>
    <w:rsid w:val="0030140F"/>
    <w:rsid w:val="00302402"/>
    <w:rsid w:val="0030247A"/>
    <w:rsid w:val="00302609"/>
    <w:rsid w:val="003028D4"/>
    <w:rsid w:val="00302A2D"/>
    <w:rsid w:val="00302ADF"/>
    <w:rsid w:val="00302EB5"/>
    <w:rsid w:val="00302EDD"/>
    <w:rsid w:val="00303526"/>
    <w:rsid w:val="00303828"/>
    <w:rsid w:val="0030410E"/>
    <w:rsid w:val="0030438F"/>
    <w:rsid w:val="00304564"/>
    <w:rsid w:val="00304A8F"/>
    <w:rsid w:val="00304E4A"/>
    <w:rsid w:val="003050F6"/>
    <w:rsid w:val="00305851"/>
    <w:rsid w:val="00305D01"/>
    <w:rsid w:val="00305D1F"/>
    <w:rsid w:val="00306382"/>
    <w:rsid w:val="00306666"/>
    <w:rsid w:val="00306BD9"/>
    <w:rsid w:val="00306CC8"/>
    <w:rsid w:val="00306D22"/>
    <w:rsid w:val="00307A3A"/>
    <w:rsid w:val="00307B82"/>
    <w:rsid w:val="003102DA"/>
    <w:rsid w:val="0031052F"/>
    <w:rsid w:val="00310D89"/>
    <w:rsid w:val="0031127B"/>
    <w:rsid w:val="00311757"/>
    <w:rsid w:val="003118BE"/>
    <w:rsid w:val="00311B02"/>
    <w:rsid w:val="00311F0E"/>
    <w:rsid w:val="003126AE"/>
    <w:rsid w:val="00312CBC"/>
    <w:rsid w:val="00312EAE"/>
    <w:rsid w:val="00312F45"/>
    <w:rsid w:val="00312FC7"/>
    <w:rsid w:val="0031373F"/>
    <w:rsid w:val="00313C4C"/>
    <w:rsid w:val="00313D19"/>
    <w:rsid w:val="00313EA7"/>
    <w:rsid w:val="00313FAC"/>
    <w:rsid w:val="00314119"/>
    <w:rsid w:val="0031428B"/>
    <w:rsid w:val="00314347"/>
    <w:rsid w:val="003145FF"/>
    <w:rsid w:val="003147E6"/>
    <w:rsid w:val="0031486F"/>
    <w:rsid w:val="00314D44"/>
    <w:rsid w:val="00314FF6"/>
    <w:rsid w:val="00315422"/>
    <w:rsid w:val="003156E7"/>
    <w:rsid w:val="003157C0"/>
    <w:rsid w:val="003157F8"/>
    <w:rsid w:val="00315952"/>
    <w:rsid w:val="00315A12"/>
    <w:rsid w:val="00315A48"/>
    <w:rsid w:val="00315D60"/>
    <w:rsid w:val="003161D4"/>
    <w:rsid w:val="0031622D"/>
    <w:rsid w:val="0031651C"/>
    <w:rsid w:val="00316FC2"/>
    <w:rsid w:val="00317104"/>
    <w:rsid w:val="00317526"/>
    <w:rsid w:val="003178E2"/>
    <w:rsid w:val="00317A10"/>
    <w:rsid w:val="00317B8B"/>
    <w:rsid w:val="00317C69"/>
    <w:rsid w:val="0032001E"/>
    <w:rsid w:val="00320169"/>
    <w:rsid w:val="00320EA2"/>
    <w:rsid w:val="00321053"/>
    <w:rsid w:val="00321076"/>
    <w:rsid w:val="003212D2"/>
    <w:rsid w:val="00321345"/>
    <w:rsid w:val="003215D5"/>
    <w:rsid w:val="003215DA"/>
    <w:rsid w:val="0032172F"/>
    <w:rsid w:val="003218AC"/>
    <w:rsid w:val="00321959"/>
    <w:rsid w:val="00321A19"/>
    <w:rsid w:val="00321C3F"/>
    <w:rsid w:val="00321D63"/>
    <w:rsid w:val="00322829"/>
    <w:rsid w:val="00322D73"/>
    <w:rsid w:val="00322DB6"/>
    <w:rsid w:val="00323826"/>
    <w:rsid w:val="00324167"/>
    <w:rsid w:val="00324370"/>
    <w:rsid w:val="00324589"/>
    <w:rsid w:val="00324F08"/>
    <w:rsid w:val="00324F10"/>
    <w:rsid w:val="00324F8A"/>
    <w:rsid w:val="0032587E"/>
    <w:rsid w:val="00325ACE"/>
    <w:rsid w:val="00325C1D"/>
    <w:rsid w:val="00325CF4"/>
    <w:rsid w:val="003261ED"/>
    <w:rsid w:val="003265D4"/>
    <w:rsid w:val="003267DE"/>
    <w:rsid w:val="0032689F"/>
    <w:rsid w:val="00326F38"/>
    <w:rsid w:val="003272E9"/>
    <w:rsid w:val="0032766D"/>
    <w:rsid w:val="0032771E"/>
    <w:rsid w:val="00327A37"/>
    <w:rsid w:val="00327D62"/>
    <w:rsid w:val="00327D74"/>
    <w:rsid w:val="003304AB"/>
    <w:rsid w:val="00330B60"/>
    <w:rsid w:val="00330DB3"/>
    <w:rsid w:val="00330F7C"/>
    <w:rsid w:val="003310F5"/>
    <w:rsid w:val="00331361"/>
    <w:rsid w:val="00331656"/>
    <w:rsid w:val="00331718"/>
    <w:rsid w:val="003317BE"/>
    <w:rsid w:val="00331B83"/>
    <w:rsid w:val="00331BB7"/>
    <w:rsid w:val="003322AE"/>
    <w:rsid w:val="00332D09"/>
    <w:rsid w:val="00332DA7"/>
    <w:rsid w:val="00332F98"/>
    <w:rsid w:val="003330B9"/>
    <w:rsid w:val="003339FE"/>
    <w:rsid w:val="00333A82"/>
    <w:rsid w:val="00333AEA"/>
    <w:rsid w:val="00333D44"/>
    <w:rsid w:val="00334031"/>
    <w:rsid w:val="0033422D"/>
    <w:rsid w:val="00334BB7"/>
    <w:rsid w:val="00334BF0"/>
    <w:rsid w:val="00334C16"/>
    <w:rsid w:val="00335141"/>
    <w:rsid w:val="00335352"/>
    <w:rsid w:val="003356B3"/>
    <w:rsid w:val="003357BE"/>
    <w:rsid w:val="00335DB3"/>
    <w:rsid w:val="00335FFC"/>
    <w:rsid w:val="00336258"/>
    <w:rsid w:val="003365B3"/>
    <w:rsid w:val="00336961"/>
    <w:rsid w:val="00336E24"/>
    <w:rsid w:val="003377A6"/>
    <w:rsid w:val="00337AAF"/>
    <w:rsid w:val="00337B06"/>
    <w:rsid w:val="00337E7C"/>
    <w:rsid w:val="003401EA"/>
    <w:rsid w:val="00340868"/>
    <w:rsid w:val="00340883"/>
    <w:rsid w:val="003409C6"/>
    <w:rsid w:val="00340BC9"/>
    <w:rsid w:val="0034188C"/>
    <w:rsid w:val="00341DB1"/>
    <w:rsid w:val="00341E04"/>
    <w:rsid w:val="00341EA7"/>
    <w:rsid w:val="003421C8"/>
    <w:rsid w:val="003422D6"/>
    <w:rsid w:val="0034246B"/>
    <w:rsid w:val="00342632"/>
    <w:rsid w:val="0034270B"/>
    <w:rsid w:val="0034272E"/>
    <w:rsid w:val="00342782"/>
    <w:rsid w:val="00342A20"/>
    <w:rsid w:val="00342AF9"/>
    <w:rsid w:val="0034321D"/>
    <w:rsid w:val="00343235"/>
    <w:rsid w:val="00343DC3"/>
    <w:rsid w:val="00343EA0"/>
    <w:rsid w:val="0034497E"/>
    <w:rsid w:val="00344BA4"/>
    <w:rsid w:val="00344D88"/>
    <w:rsid w:val="003455D8"/>
    <w:rsid w:val="003457BC"/>
    <w:rsid w:val="00345BDE"/>
    <w:rsid w:val="00346036"/>
    <w:rsid w:val="003464CD"/>
    <w:rsid w:val="0034670A"/>
    <w:rsid w:val="00346ACB"/>
    <w:rsid w:val="00346CBD"/>
    <w:rsid w:val="00346CDE"/>
    <w:rsid w:val="00346E2F"/>
    <w:rsid w:val="00346FF7"/>
    <w:rsid w:val="0034770F"/>
    <w:rsid w:val="003477E2"/>
    <w:rsid w:val="0035056D"/>
    <w:rsid w:val="00350AFB"/>
    <w:rsid w:val="00350D9D"/>
    <w:rsid w:val="00351117"/>
    <w:rsid w:val="0035142C"/>
    <w:rsid w:val="003518B8"/>
    <w:rsid w:val="00351F0F"/>
    <w:rsid w:val="003526EE"/>
    <w:rsid w:val="00352752"/>
    <w:rsid w:val="00353109"/>
    <w:rsid w:val="003532DE"/>
    <w:rsid w:val="003539A6"/>
    <w:rsid w:val="00353CA5"/>
    <w:rsid w:val="0035421C"/>
    <w:rsid w:val="0035484E"/>
    <w:rsid w:val="00355144"/>
    <w:rsid w:val="003552E2"/>
    <w:rsid w:val="00355828"/>
    <w:rsid w:val="00355DE8"/>
    <w:rsid w:val="00355FF0"/>
    <w:rsid w:val="00356781"/>
    <w:rsid w:val="00356DAB"/>
    <w:rsid w:val="00357115"/>
    <w:rsid w:val="003572B0"/>
    <w:rsid w:val="0035741F"/>
    <w:rsid w:val="00357626"/>
    <w:rsid w:val="00357A11"/>
    <w:rsid w:val="00357B4C"/>
    <w:rsid w:val="00360696"/>
    <w:rsid w:val="0036079B"/>
    <w:rsid w:val="003609D1"/>
    <w:rsid w:val="00361013"/>
    <w:rsid w:val="003610B6"/>
    <w:rsid w:val="003611D0"/>
    <w:rsid w:val="003615DA"/>
    <w:rsid w:val="003616A7"/>
    <w:rsid w:val="00361805"/>
    <w:rsid w:val="00361B93"/>
    <w:rsid w:val="00362205"/>
    <w:rsid w:val="003622B5"/>
    <w:rsid w:val="00362482"/>
    <w:rsid w:val="003629A0"/>
    <w:rsid w:val="00362B8A"/>
    <w:rsid w:val="00362BBA"/>
    <w:rsid w:val="00362D51"/>
    <w:rsid w:val="00362DAB"/>
    <w:rsid w:val="0036364C"/>
    <w:rsid w:val="00363A27"/>
    <w:rsid w:val="003641AA"/>
    <w:rsid w:val="0036433F"/>
    <w:rsid w:val="003648CC"/>
    <w:rsid w:val="003650DA"/>
    <w:rsid w:val="00365404"/>
    <w:rsid w:val="003657F8"/>
    <w:rsid w:val="0036597C"/>
    <w:rsid w:val="00365A2F"/>
    <w:rsid w:val="00365C90"/>
    <w:rsid w:val="00365DDB"/>
    <w:rsid w:val="003674A5"/>
    <w:rsid w:val="0036754A"/>
    <w:rsid w:val="00367794"/>
    <w:rsid w:val="00367CF3"/>
    <w:rsid w:val="00370BC9"/>
    <w:rsid w:val="00370F33"/>
    <w:rsid w:val="00371653"/>
    <w:rsid w:val="00371AB9"/>
    <w:rsid w:val="00372A10"/>
    <w:rsid w:val="00372C06"/>
    <w:rsid w:val="00372D5C"/>
    <w:rsid w:val="003732B6"/>
    <w:rsid w:val="00374062"/>
    <w:rsid w:val="003744B4"/>
    <w:rsid w:val="00374743"/>
    <w:rsid w:val="0037508D"/>
    <w:rsid w:val="003750CC"/>
    <w:rsid w:val="0037551F"/>
    <w:rsid w:val="00375DF8"/>
    <w:rsid w:val="003762D4"/>
    <w:rsid w:val="0037632A"/>
    <w:rsid w:val="00376423"/>
    <w:rsid w:val="00376652"/>
    <w:rsid w:val="00376676"/>
    <w:rsid w:val="00376698"/>
    <w:rsid w:val="003766C3"/>
    <w:rsid w:val="00376817"/>
    <w:rsid w:val="003769FB"/>
    <w:rsid w:val="00376B54"/>
    <w:rsid w:val="00376D14"/>
    <w:rsid w:val="00377024"/>
    <w:rsid w:val="003774E3"/>
    <w:rsid w:val="0037756B"/>
    <w:rsid w:val="00377A47"/>
    <w:rsid w:val="00377BCB"/>
    <w:rsid w:val="00377D20"/>
    <w:rsid w:val="00377DC0"/>
    <w:rsid w:val="00377E31"/>
    <w:rsid w:val="0038003C"/>
    <w:rsid w:val="003801C6"/>
    <w:rsid w:val="0038035C"/>
    <w:rsid w:val="00381B5F"/>
    <w:rsid w:val="00381BD4"/>
    <w:rsid w:val="00381C3A"/>
    <w:rsid w:val="00381C9B"/>
    <w:rsid w:val="00381F75"/>
    <w:rsid w:val="003823C2"/>
    <w:rsid w:val="00382485"/>
    <w:rsid w:val="003824B0"/>
    <w:rsid w:val="00382838"/>
    <w:rsid w:val="00382918"/>
    <w:rsid w:val="00382944"/>
    <w:rsid w:val="00382A50"/>
    <w:rsid w:val="00382EAE"/>
    <w:rsid w:val="00382F9F"/>
    <w:rsid w:val="003830C3"/>
    <w:rsid w:val="00383C0E"/>
    <w:rsid w:val="00384294"/>
    <w:rsid w:val="003845F4"/>
    <w:rsid w:val="00384E60"/>
    <w:rsid w:val="0038550D"/>
    <w:rsid w:val="00385A77"/>
    <w:rsid w:val="00385C00"/>
    <w:rsid w:val="0038664B"/>
    <w:rsid w:val="0038696A"/>
    <w:rsid w:val="00386AE5"/>
    <w:rsid w:val="00386AEC"/>
    <w:rsid w:val="003872BB"/>
    <w:rsid w:val="003876D6"/>
    <w:rsid w:val="0038779D"/>
    <w:rsid w:val="00387BA9"/>
    <w:rsid w:val="00387C83"/>
    <w:rsid w:val="0039022C"/>
    <w:rsid w:val="00390724"/>
    <w:rsid w:val="003907AF"/>
    <w:rsid w:val="003918DB"/>
    <w:rsid w:val="003920BE"/>
    <w:rsid w:val="003921B9"/>
    <w:rsid w:val="003925D1"/>
    <w:rsid w:val="00392BB6"/>
    <w:rsid w:val="00392D39"/>
    <w:rsid w:val="003930A0"/>
    <w:rsid w:val="00393EFC"/>
    <w:rsid w:val="00394344"/>
    <w:rsid w:val="00394450"/>
    <w:rsid w:val="00394910"/>
    <w:rsid w:val="00395085"/>
    <w:rsid w:val="0039606E"/>
    <w:rsid w:val="003960AE"/>
    <w:rsid w:val="003963EB"/>
    <w:rsid w:val="003964B7"/>
    <w:rsid w:val="003967FE"/>
    <w:rsid w:val="0039686B"/>
    <w:rsid w:val="00396994"/>
    <w:rsid w:val="0039727B"/>
    <w:rsid w:val="00397286"/>
    <w:rsid w:val="003975B5"/>
    <w:rsid w:val="00397677"/>
    <w:rsid w:val="00397867"/>
    <w:rsid w:val="00397948"/>
    <w:rsid w:val="00397F61"/>
    <w:rsid w:val="003A0906"/>
    <w:rsid w:val="003A0C25"/>
    <w:rsid w:val="003A1AC7"/>
    <w:rsid w:val="003A1EA2"/>
    <w:rsid w:val="003A23BA"/>
    <w:rsid w:val="003A2406"/>
    <w:rsid w:val="003A243B"/>
    <w:rsid w:val="003A2962"/>
    <w:rsid w:val="003A2B00"/>
    <w:rsid w:val="003A2F83"/>
    <w:rsid w:val="003A308F"/>
    <w:rsid w:val="003A34A9"/>
    <w:rsid w:val="003A3B5B"/>
    <w:rsid w:val="003A3DF4"/>
    <w:rsid w:val="003A4D29"/>
    <w:rsid w:val="003A4EA1"/>
    <w:rsid w:val="003A534E"/>
    <w:rsid w:val="003A5432"/>
    <w:rsid w:val="003A5CA9"/>
    <w:rsid w:val="003A5EF0"/>
    <w:rsid w:val="003A6420"/>
    <w:rsid w:val="003A648B"/>
    <w:rsid w:val="003A64D5"/>
    <w:rsid w:val="003A684D"/>
    <w:rsid w:val="003A6AF2"/>
    <w:rsid w:val="003A6E1C"/>
    <w:rsid w:val="003A6F1F"/>
    <w:rsid w:val="003A729D"/>
    <w:rsid w:val="003A7393"/>
    <w:rsid w:val="003A73E7"/>
    <w:rsid w:val="003A75A5"/>
    <w:rsid w:val="003A78BA"/>
    <w:rsid w:val="003B02FE"/>
    <w:rsid w:val="003B05B9"/>
    <w:rsid w:val="003B08A7"/>
    <w:rsid w:val="003B1021"/>
    <w:rsid w:val="003B1468"/>
    <w:rsid w:val="003B1838"/>
    <w:rsid w:val="003B1A16"/>
    <w:rsid w:val="003B1B01"/>
    <w:rsid w:val="003B1CC5"/>
    <w:rsid w:val="003B1D24"/>
    <w:rsid w:val="003B1E59"/>
    <w:rsid w:val="003B248C"/>
    <w:rsid w:val="003B2BCF"/>
    <w:rsid w:val="003B2D66"/>
    <w:rsid w:val="003B3684"/>
    <w:rsid w:val="003B38A7"/>
    <w:rsid w:val="003B397C"/>
    <w:rsid w:val="003B3B35"/>
    <w:rsid w:val="003B45DF"/>
    <w:rsid w:val="003B5453"/>
    <w:rsid w:val="003B594D"/>
    <w:rsid w:val="003B5B18"/>
    <w:rsid w:val="003B6195"/>
    <w:rsid w:val="003B638F"/>
    <w:rsid w:val="003B68B6"/>
    <w:rsid w:val="003B6DAD"/>
    <w:rsid w:val="003B6DDE"/>
    <w:rsid w:val="003B778B"/>
    <w:rsid w:val="003B7B9B"/>
    <w:rsid w:val="003C04DC"/>
    <w:rsid w:val="003C08E6"/>
    <w:rsid w:val="003C11BC"/>
    <w:rsid w:val="003C1B75"/>
    <w:rsid w:val="003C1C1D"/>
    <w:rsid w:val="003C1ED4"/>
    <w:rsid w:val="003C2826"/>
    <w:rsid w:val="003C306A"/>
    <w:rsid w:val="003C3C82"/>
    <w:rsid w:val="003C3D3E"/>
    <w:rsid w:val="003C3F5C"/>
    <w:rsid w:val="003C40B0"/>
    <w:rsid w:val="003C43EF"/>
    <w:rsid w:val="003C45F0"/>
    <w:rsid w:val="003C4937"/>
    <w:rsid w:val="003C49AA"/>
    <w:rsid w:val="003C4C1A"/>
    <w:rsid w:val="003C534E"/>
    <w:rsid w:val="003C5AA6"/>
    <w:rsid w:val="003C5C44"/>
    <w:rsid w:val="003C5DF9"/>
    <w:rsid w:val="003C626E"/>
    <w:rsid w:val="003C6326"/>
    <w:rsid w:val="003C64E3"/>
    <w:rsid w:val="003C6613"/>
    <w:rsid w:val="003C6E44"/>
    <w:rsid w:val="003C701B"/>
    <w:rsid w:val="003C70A9"/>
    <w:rsid w:val="003C70B3"/>
    <w:rsid w:val="003C72A8"/>
    <w:rsid w:val="003C737C"/>
    <w:rsid w:val="003C744D"/>
    <w:rsid w:val="003C7A26"/>
    <w:rsid w:val="003C7BC0"/>
    <w:rsid w:val="003C7C68"/>
    <w:rsid w:val="003D02A1"/>
    <w:rsid w:val="003D079A"/>
    <w:rsid w:val="003D08E6"/>
    <w:rsid w:val="003D139F"/>
    <w:rsid w:val="003D1593"/>
    <w:rsid w:val="003D16DB"/>
    <w:rsid w:val="003D17CF"/>
    <w:rsid w:val="003D1C03"/>
    <w:rsid w:val="003D23C1"/>
    <w:rsid w:val="003D26FE"/>
    <w:rsid w:val="003D27C3"/>
    <w:rsid w:val="003D33B1"/>
    <w:rsid w:val="003D33D0"/>
    <w:rsid w:val="003D35D4"/>
    <w:rsid w:val="003D3883"/>
    <w:rsid w:val="003D3BF6"/>
    <w:rsid w:val="003D3CF2"/>
    <w:rsid w:val="003D3E41"/>
    <w:rsid w:val="003D3EB0"/>
    <w:rsid w:val="003D3FF0"/>
    <w:rsid w:val="003D42F9"/>
    <w:rsid w:val="003D4450"/>
    <w:rsid w:val="003D455A"/>
    <w:rsid w:val="003D4691"/>
    <w:rsid w:val="003D47B9"/>
    <w:rsid w:val="003D4987"/>
    <w:rsid w:val="003D4CDB"/>
    <w:rsid w:val="003D4EC7"/>
    <w:rsid w:val="003D500D"/>
    <w:rsid w:val="003D5083"/>
    <w:rsid w:val="003D537D"/>
    <w:rsid w:val="003D5CA3"/>
    <w:rsid w:val="003D61CB"/>
    <w:rsid w:val="003D642A"/>
    <w:rsid w:val="003D69A3"/>
    <w:rsid w:val="003D6B1A"/>
    <w:rsid w:val="003D6EB3"/>
    <w:rsid w:val="003D71BC"/>
    <w:rsid w:val="003D7632"/>
    <w:rsid w:val="003D79DE"/>
    <w:rsid w:val="003D7C3E"/>
    <w:rsid w:val="003E04C0"/>
    <w:rsid w:val="003E0C8D"/>
    <w:rsid w:val="003E0CC3"/>
    <w:rsid w:val="003E1282"/>
    <w:rsid w:val="003E136C"/>
    <w:rsid w:val="003E1941"/>
    <w:rsid w:val="003E1BF7"/>
    <w:rsid w:val="003E30AD"/>
    <w:rsid w:val="003E37E7"/>
    <w:rsid w:val="003E38A4"/>
    <w:rsid w:val="003E3D74"/>
    <w:rsid w:val="003E3F64"/>
    <w:rsid w:val="003E410A"/>
    <w:rsid w:val="003E43AB"/>
    <w:rsid w:val="003E4720"/>
    <w:rsid w:val="003E4AA9"/>
    <w:rsid w:val="003E4F72"/>
    <w:rsid w:val="003E5128"/>
    <w:rsid w:val="003E5273"/>
    <w:rsid w:val="003E5296"/>
    <w:rsid w:val="003E5357"/>
    <w:rsid w:val="003E5736"/>
    <w:rsid w:val="003E5BCB"/>
    <w:rsid w:val="003E5C72"/>
    <w:rsid w:val="003E5F4F"/>
    <w:rsid w:val="003E6441"/>
    <w:rsid w:val="003E67BC"/>
    <w:rsid w:val="003E69BC"/>
    <w:rsid w:val="003E6BC2"/>
    <w:rsid w:val="003E7180"/>
    <w:rsid w:val="003E730D"/>
    <w:rsid w:val="003E7341"/>
    <w:rsid w:val="003E762F"/>
    <w:rsid w:val="003E76D8"/>
    <w:rsid w:val="003E7ECC"/>
    <w:rsid w:val="003F0179"/>
    <w:rsid w:val="003F03B8"/>
    <w:rsid w:val="003F06DD"/>
    <w:rsid w:val="003F0C7A"/>
    <w:rsid w:val="003F19E6"/>
    <w:rsid w:val="003F1A10"/>
    <w:rsid w:val="003F25F3"/>
    <w:rsid w:val="003F3686"/>
    <w:rsid w:val="003F3863"/>
    <w:rsid w:val="003F3B19"/>
    <w:rsid w:val="003F3D13"/>
    <w:rsid w:val="003F3EDA"/>
    <w:rsid w:val="003F4A18"/>
    <w:rsid w:val="003F4EC1"/>
    <w:rsid w:val="003F5302"/>
    <w:rsid w:val="003F542A"/>
    <w:rsid w:val="003F5435"/>
    <w:rsid w:val="003F6020"/>
    <w:rsid w:val="003F61BE"/>
    <w:rsid w:val="003F64F4"/>
    <w:rsid w:val="003F66AF"/>
    <w:rsid w:val="003F6915"/>
    <w:rsid w:val="003F7E42"/>
    <w:rsid w:val="003F7FAE"/>
    <w:rsid w:val="004001EC"/>
    <w:rsid w:val="00400369"/>
    <w:rsid w:val="004005DF"/>
    <w:rsid w:val="00400AD6"/>
    <w:rsid w:val="00401686"/>
    <w:rsid w:val="00401C55"/>
    <w:rsid w:val="004020A4"/>
    <w:rsid w:val="004020C5"/>
    <w:rsid w:val="00402712"/>
    <w:rsid w:val="00403203"/>
    <w:rsid w:val="004035DB"/>
    <w:rsid w:val="00403AE2"/>
    <w:rsid w:val="00403BD6"/>
    <w:rsid w:val="0040404C"/>
    <w:rsid w:val="004044B6"/>
    <w:rsid w:val="004048A7"/>
    <w:rsid w:val="0040530F"/>
    <w:rsid w:val="00405549"/>
    <w:rsid w:val="00405763"/>
    <w:rsid w:val="004058A5"/>
    <w:rsid w:val="004059B1"/>
    <w:rsid w:val="00406007"/>
    <w:rsid w:val="004061AF"/>
    <w:rsid w:val="004065FE"/>
    <w:rsid w:val="00406782"/>
    <w:rsid w:val="00406A43"/>
    <w:rsid w:val="00406A93"/>
    <w:rsid w:val="00407027"/>
    <w:rsid w:val="004073FC"/>
    <w:rsid w:val="00407583"/>
    <w:rsid w:val="004079E9"/>
    <w:rsid w:val="00407D49"/>
    <w:rsid w:val="00407F22"/>
    <w:rsid w:val="004100D3"/>
    <w:rsid w:val="00410171"/>
    <w:rsid w:val="00410810"/>
    <w:rsid w:val="00410CEA"/>
    <w:rsid w:val="00410EC9"/>
    <w:rsid w:val="00410FDF"/>
    <w:rsid w:val="004118B0"/>
    <w:rsid w:val="00411911"/>
    <w:rsid w:val="00411C73"/>
    <w:rsid w:val="00411EF4"/>
    <w:rsid w:val="00412073"/>
    <w:rsid w:val="004124A3"/>
    <w:rsid w:val="0041263E"/>
    <w:rsid w:val="00412829"/>
    <w:rsid w:val="0041294C"/>
    <w:rsid w:val="00412C02"/>
    <w:rsid w:val="00412E80"/>
    <w:rsid w:val="00413294"/>
    <w:rsid w:val="00413A51"/>
    <w:rsid w:val="0041423F"/>
    <w:rsid w:val="00414602"/>
    <w:rsid w:val="004147CE"/>
    <w:rsid w:val="00414C6B"/>
    <w:rsid w:val="00414DE6"/>
    <w:rsid w:val="004154FB"/>
    <w:rsid w:val="00415D6B"/>
    <w:rsid w:val="0041609A"/>
    <w:rsid w:val="00416157"/>
    <w:rsid w:val="00416526"/>
    <w:rsid w:val="0041688C"/>
    <w:rsid w:val="00416B74"/>
    <w:rsid w:val="00417120"/>
    <w:rsid w:val="004171C4"/>
    <w:rsid w:val="004172F0"/>
    <w:rsid w:val="0041744F"/>
    <w:rsid w:val="00417A6E"/>
    <w:rsid w:val="00417F1E"/>
    <w:rsid w:val="004204FC"/>
    <w:rsid w:val="004207CE"/>
    <w:rsid w:val="00420A08"/>
    <w:rsid w:val="00420CC6"/>
    <w:rsid w:val="00420F2D"/>
    <w:rsid w:val="004213DE"/>
    <w:rsid w:val="00421581"/>
    <w:rsid w:val="004216E6"/>
    <w:rsid w:val="00422211"/>
    <w:rsid w:val="004222A4"/>
    <w:rsid w:val="004227A4"/>
    <w:rsid w:val="00422AAE"/>
    <w:rsid w:val="00422B79"/>
    <w:rsid w:val="00422F86"/>
    <w:rsid w:val="00423231"/>
    <w:rsid w:val="004235F9"/>
    <w:rsid w:val="0042473D"/>
    <w:rsid w:val="00424B39"/>
    <w:rsid w:val="00424DFD"/>
    <w:rsid w:val="00425962"/>
    <w:rsid w:val="00425B02"/>
    <w:rsid w:val="00425C4E"/>
    <w:rsid w:val="00425D5D"/>
    <w:rsid w:val="00426697"/>
    <w:rsid w:val="00426AE9"/>
    <w:rsid w:val="00426F36"/>
    <w:rsid w:val="00430341"/>
    <w:rsid w:val="00430681"/>
    <w:rsid w:val="00430A3A"/>
    <w:rsid w:val="0043115E"/>
    <w:rsid w:val="00431767"/>
    <w:rsid w:val="00431C30"/>
    <w:rsid w:val="00431E17"/>
    <w:rsid w:val="00432276"/>
    <w:rsid w:val="0043252B"/>
    <w:rsid w:val="00432A4F"/>
    <w:rsid w:val="00432B23"/>
    <w:rsid w:val="00432B82"/>
    <w:rsid w:val="00432DA1"/>
    <w:rsid w:val="00432F2D"/>
    <w:rsid w:val="004332FE"/>
    <w:rsid w:val="004336F2"/>
    <w:rsid w:val="00433744"/>
    <w:rsid w:val="00433E41"/>
    <w:rsid w:val="00433FDE"/>
    <w:rsid w:val="00434A14"/>
    <w:rsid w:val="00434D1D"/>
    <w:rsid w:val="00434DCC"/>
    <w:rsid w:val="0043508B"/>
    <w:rsid w:val="00435242"/>
    <w:rsid w:val="00435347"/>
    <w:rsid w:val="00435476"/>
    <w:rsid w:val="00435A97"/>
    <w:rsid w:val="00435C3C"/>
    <w:rsid w:val="00435F05"/>
    <w:rsid w:val="004364D1"/>
    <w:rsid w:val="00436793"/>
    <w:rsid w:val="00436DAB"/>
    <w:rsid w:val="00436DAD"/>
    <w:rsid w:val="0043730D"/>
    <w:rsid w:val="00437391"/>
    <w:rsid w:val="004373D2"/>
    <w:rsid w:val="00437762"/>
    <w:rsid w:val="004379F0"/>
    <w:rsid w:val="00437C0F"/>
    <w:rsid w:val="004403C0"/>
    <w:rsid w:val="00440576"/>
    <w:rsid w:val="0044068A"/>
    <w:rsid w:val="00440950"/>
    <w:rsid w:val="00440DE4"/>
    <w:rsid w:val="00440E3B"/>
    <w:rsid w:val="00441968"/>
    <w:rsid w:val="0044351D"/>
    <w:rsid w:val="004436AB"/>
    <w:rsid w:val="00443D0D"/>
    <w:rsid w:val="00444B56"/>
    <w:rsid w:val="00444FBB"/>
    <w:rsid w:val="00445BCC"/>
    <w:rsid w:val="004462AC"/>
    <w:rsid w:val="004462B3"/>
    <w:rsid w:val="004464F2"/>
    <w:rsid w:val="00446532"/>
    <w:rsid w:val="0044690B"/>
    <w:rsid w:val="004478F1"/>
    <w:rsid w:val="0044790C"/>
    <w:rsid w:val="00447E68"/>
    <w:rsid w:val="00447EB3"/>
    <w:rsid w:val="00447FEA"/>
    <w:rsid w:val="00450114"/>
    <w:rsid w:val="00450B19"/>
    <w:rsid w:val="00450E7D"/>
    <w:rsid w:val="00450EAC"/>
    <w:rsid w:val="00451449"/>
    <w:rsid w:val="00451507"/>
    <w:rsid w:val="004522B0"/>
    <w:rsid w:val="00452398"/>
    <w:rsid w:val="0045278A"/>
    <w:rsid w:val="004528FF"/>
    <w:rsid w:val="00452D94"/>
    <w:rsid w:val="004533AB"/>
    <w:rsid w:val="004534ED"/>
    <w:rsid w:val="00453D94"/>
    <w:rsid w:val="00453F71"/>
    <w:rsid w:val="004540A2"/>
    <w:rsid w:val="004540C6"/>
    <w:rsid w:val="004546CC"/>
    <w:rsid w:val="00454A2B"/>
    <w:rsid w:val="00454AED"/>
    <w:rsid w:val="00454D27"/>
    <w:rsid w:val="0045503C"/>
    <w:rsid w:val="004559E0"/>
    <w:rsid w:val="00455A77"/>
    <w:rsid w:val="00455BA4"/>
    <w:rsid w:val="00455C30"/>
    <w:rsid w:val="00455E5A"/>
    <w:rsid w:val="00456268"/>
    <w:rsid w:val="004564E5"/>
    <w:rsid w:val="00456960"/>
    <w:rsid w:val="00456D69"/>
    <w:rsid w:val="00456E70"/>
    <w:rsid w:val="00457947"/>
    <w:rsid w:val="00457A9D"/>
    <w:rsid w:val="00457F50"/>
    <w:rsid w:val="00460564"/>
    <w:rsid w:val="004607B8"/>
    <w:rsid w:val="00460833"/>
    <w:rsid w:val="00460AA1"/>
    <w:rsid w:val="00460D7F"/>
    <w:rsid w:val="00460E24"/>
    <w:rsid w:val="00460FB0"/>
    <w:rsid w:val="004614FB"/>
    <w:rsid w:val="00461732"/>
    <w:rsid w:val="00461BB7"/>
    <w:rsid w:val="004622C3"/>
    <w:rsid w:val="00462A75"/>
    <w:rsid w:val="00462CB6"/>
    <w:rsid w:val="00463143"/>
    <w:rsid w:val="00463332"/>
    <w:rsid w:val="00463729"/>
    <w:rsid w:val="00463938"/>
    <w:rsid w:val="00463984"/>
    <w:rsid w:val="004640D7"/>
    <w:rsid w:val="0046430A"/>
    <w:rsid w:val="004643DA"/>
    <w:rsid w:val="004643F6"/>
    <w:rsid w:val="004647B2"/>
    <w:rsid w:val="00464ABB"/>
    <w:rsid w:val="0046506E"/>
    <w:rsid w:val="00465207"/>
    <w:rsid w:val="00465462"/>
    <w:rsid w:val="00465896"/>
    <w:rsid w:val="00465F80"/>
    <w:rsid w:val="00466049"/>
    <w:rsid w:val="0046608D"/>
    <w:rsid w:val="00466243"/>
    <w:rsid w:val="004662A8"/>
    <w:rsid w:val="0046638B"/>
    <w:rsid w:val="004669CD"/>
    <w:rsid w:val="00467134"/>
    <w:rsid w:val="004671D7"/>
    <w:rsid w:val="004676B5"/>
    <w:rsid w:val="004679B8"/>
    <w:rsid w:val="00467AB9"/>
    <w:rsid w:val="00467C42"/>
    <w:rsid w:val="00467D53"/>
    <w:rsid w:val="00470821"/>
    <w:rsid w:val="004709ED"/>
    <w:rsid w:val="00470A3B"/>
    <w:rsid w:val="004714C1"/>
    <w:rsid w:val="00471D67"/>
    <w:rsid w:val="004720B2"/>
    <w:rsid w:val="00472421"/>
    <w:rsid w:val="004739A3"/>
    <w:rsid w:val="00473AEE"/>
    <w:rsid w:val="00473C87"/>
    <w:rsid w:val="00473D23"/>
    <w:rsid w:val="004742F7"/>
    <w:rsid w:val="00474A1B"/>
    <w:rsid w:val="00474C8B"/>
    <w:rsid w:val="00474D68"/>
    <w:rsid w:val="0047524A"/>
    <w:rsid w:val="0047569C"/>
    <w:rsid w:val="00476426"/>
    <w:rsid w:val="00476886"/>
    <w:rsid w:val="00476C0B"/>
    <w:rsid w:val="0047740E"/>
    <w:rsid w:val="0047742C"/>
    <w:rsid w:val="0047782E"/>
    <w:rsid w:val="00477EB8"/>
    <w:rsid w:val="00480191"/>
    <w:rsid w:val="004805E1"/>
    <w:rsid w:val="00481F40"/>
    <w:rsid w:val="0048271E"/>
    <w:rsid w:val="00482C48"/>
    <w:rsid w:val="00482EFB"/>
    <w:rsid w:val="00482F64"/>
    <w:rsid w:val="0048359E"/>
    <w:rsid w:val="00483793"/>
    <w:rsid w:val="00483FC0"/>
    <w:rsid w:val="00484541"/>
    <w:rsid w:val="0048481C"/>
    <w:rsid w:val="00485082"/>
    <w:rsid w:val="00485923"/>
    <w:rsid w:val="004859C1"/>
    <w:rsid w:val="00485E93"/>
    <w:rsid w:val="00485FA5"/>
    <w:rsid w:val="0048602C"/>
    <w:rsid w:val="0048638D"/>
    <w:rsid w:val="00486AB8"/>
    <w:rsid w:val="0048719E"/>
    <w:rsid w:val="004873C5"/>
    <w:rsid w:val="00490B31"/>
    <w:rsid w:val="00490D29"/>
    <w:rsid w:val="00491060"/>
    <w:rsid w:val="004911F0"/>
    <w:rsid w:val="00491250"/>
    <w:rsid w:val="004914D5"/>
    <w:rsid w:val="0049154D"/>
    <w:rsid w:val="00491626"/>
    <w:rsid w:val="0049202B"/>
    <w:rsid w:val="004923FB"/>
    <w:rsid w:val="00492844"/>
    <w:rsid w:val="004928D2"/>
    <w:rsid w:val="00492CEF"/>
    <w:rsid w:val="00492E30"/>
    <w:rsid w:val="0049308F"/>
    <w:rsid w:val="004933E8"/>
    <w:rsid w:val="00493432"/>
    <w:rsid w:val="00493456"/>
    <w:rsid w:val="0049356F"/>
    <w:rsid w:val="00493709"/>
    <w:rsid w:val="00493D57"/>
    <w:rsid w:val="0049437B"/>
    <w:rsid w:val="0049447E"/>
    <w:rsid w:val="004944AC"/>
    <w:rsid w:val="0049479F"/>
    <w:rsid w:val="00494A0F"/>
    <w:rsid w:val="00494C56"/>
    <w:rsid w:val="00494F83"/>
    <w:rsid w:val="004951A3"/>
    <w:rsid w:val="00495A8F"/>
    <w:rsid w:val="00495B3B"/>
    <w:rsid w:val="004961A1"/>
    <w:rsid w:val="0049623B"/>
    <w:rsid w:val="00496852"/>
    <w:rsid w:val="004968C5"/>
    <w:rsid w:val="00496AC4"/>
    <w:rsid w:val="00496C0C"/>
    <w:rsid w:val="00496CE2"/>
    <w:rsid w:val="00496D75"/>
    <w:rsid w:val="004972C5"/>
    <w:rsid w:val="004979D1"/>
    <w:rsid w:val="00497A37"/>
    <w:rsid w:val="00497AB4"/>
    <w:rsid w:val="004A059E"/>
    <w:rsid w:val="004A0754"/>
    <w:rsid w:val="004A1474"/>
    <w:rsid w:val="004A15B8"/>
    <w:rsid w:val="004A15F2"/>
    <w:rsid w:val="004A16FD"/>
    <w:rsid w:val="004A19E4"/>
    <w:rsid w:val="004A24BD"/>
    <w:rsid w:val="004A2799"/>
    <w:rsid w:val="004A2F50"/>
    <w:rsid w:val="004A3098"/>
    <w:rsid w:val="004A30AD"/>
    <w:rsid w:val="004A338E"/>
    <w:rsid w:val="004A342D"/>
    <w:rsid w:val="004A353C"/>
    <w:rsid w:val="004A399F"/>
    <w:rsid w:val="004A3C23"/>
    <w:rsid w:val="004A44B7"/>
    <w:rsid w:val="004A47EF"/>
    <w:rsid w:val="004A4840"/>
    <w:rsid w:val="004A49E2"/>
    <w:rsid w:val="004A4BB7"/>
    <w:rsid w:val="004A4DF9"/>
    <w:rsid w:val="004A5069"/>
    <w:rsid w:val="004A5078"/>
    <w:rsid w:val="004A535B"/>
    <w:rsid w:val="004A6041"/>
    <w:rsid w:val="004A653F"/>
    <w:rsid w:val="004A6902"/>
    <w:rsid w:val="004A69B3"/>
    <w:rsid w:val="004A6B8B"/>
    <w:rsid w:val="004A6C9D"/>
    <w:rsid w:val="004A6CBF"/>
    <w:rsid w:val="004A7318"/>
    <w:rsid w:val="004A73D6"/>
    <w:rsid w:val="004A75D4"/>
    <w:rsid w:val="004A7CB6"/>
    <w:rsid w:val="004A7F27"/>
    <w:rsid w:val="004B00DC"/>
    <w:rsid w:val="004B00F0"/>
    <w:rsid w:val="004B09DE"/>
    <w:rsid w:val="004B0AA4"/>
    <w:rsid w:val="004B0AA5"/>
    <w:rsid w:val="004B0B21"/>
    <w:rsid w:val="004B0E57"/>
    <w:rsid w:val="004B0E98"/>
    <w:rsid w:val="004B1100"/>
    <w:rsid w:val="004B1255"/>
    <w:rsid w:val="004B1721"/>
    <w:rsid w:val="004B1928"/>
    <w:rsid w:val="004B1D68"/>
    <w:rsid w:val="004B283A"/>
    <w:rsid w:val="004B2964"/>
    <w:rsid w:val="004B2974"/>
    <w:rsid w:val="004B2ADC"/>
    <w:rsid w:val="004B30B8"/>
    <w:rsid w:val="004B30C6"/>
    <w:rsid w:val="004B313C"/>
    <w:rsid w:val="004B3518"/>
    <w:rsid w:val="004B35DF"/>
    <w:rsid w:val="004B3674"/>
    <w:rsid w:val="004B3A7A"/>
    <w:rsid w:val="004B4007"/>
    <w:rsid w:val="004B432E"/>
    <w:rsid w:val="004B4411"/>
    <w:rsid w:val="004B4ADD"/>
    <w:rsid w:val="004B4F60"/>
    <w:rsid w:val="004B5247"/>
    <w:rsid w:val="004B5FA3"/>
    <w:rsid w:val="004B654C"/>
    <w:rsid w:val="004B6EEE"/>
    <w:rsid w:val="004B6F4A"/>
    <w:rsid w:val="004B722B"/>
    <w:rsid w:val="004B737E"/>
    <w:rsid w:val="004B7389"/>
    <w:rsid w:val="004B73A6"/>
    <w:rsid w:val="004B7404"/>
    <w:rsid w:val="004B7979"/>
    <w:rsid w:val="004B7C61"/>
    <w:rsid w:val="004B7C73"/>
    <w:rsid w:val="004B7D1E"/>
    <w:rsid w:val="004C0297"/>
    <w:rsid w:val="004C05DF"/>
    <w:rsid w:val="004C08F8"/>
    <w:rsid w:val="004C09BF"/>
    <w:rsid w:val="004C0ACC"/>
    <w:rsid w:val="004C15C7"/>
    <w:rsid w:val="004C1670"/>
    <w:rsid w:val="004C2233"/>
    <w:rsid w:val="004C28E6"/>
    <w:rsid w:val="004C33C2"/>
    <w:rsid w:val="004C380E"/>
    <w:rsid w:val="004C39BD"/>
    <w:rsid w:val="004C3CF2"/>
    <w:rsid w:val="004C4084"/>
    <w:rsid w:val="004C4148"/>
    <w:rsid w:val="004C41A4"/>
    <w:rsid w:val="004C4877"/>
    <w:rsid w:val="004C4A4B"/>
    <w:rsid w:val="004C4C84"/>
    <w:rsid w:val="004C4DD3"/>
    <w:rsid w:val="004C5B9B"/>
    <w:rsid w:val="004C6184"/>
    <w:rsid w:val="004C658C"/>
    <w:rsid w:val="004C66A9"/>
    <w:rsid w:val="004C6BED"/>
    <w:rsid w:val="004C7783"/>
    <w:rsid w:val="004C7806"/>
    <w:rsid w:val="004C7AE0"/>
    <w:rsid w:val="004C7BBD"/>
    <w:rsid w:val="004D0CB3"/>
    <w:rsid w:val="004D1242"/>
    <w:rsid w:val="004D1261"/>
    <w:rsid w:val="004D185D"/>
    <w:rsid w:val="004D1886"/>
    <w:rsid w:val="004D269B"/>
    <w:rsid w:val="004D2760"/>
    <w:rsid w:val="004D2809"/>
    <w:rsid w:val="004D2835"/>
    <w:rsid w:val="004D29BB"/>
    <w:rsid w:val="004D29D4"/>
    <w:rsid w:val="004D2A30"/>
    <w:rsid w:val="004D2E92"/>
    <w:rsid w:val="004D3683"/>
    <w:rsid w:val="004D3872"/>
    <w:rsid w:val="004D3932"/>
    <w:rsid w:val="004D3BCA"/>
    <w:rsid w:val="004D3C41"/>
    <w:rsid w:val="004D4123"/>
    <w:rsid w:val="004D41C0"/>
    <w:rsid w:val="004D4598"/>
    <w:rsid w:val="004D5035"/>
    <w:rsid w:val="004D53E0"/>
    <w:rsid w:val="004D5C30"/>
    <w:rsid w:val="004D6077"/>
    <w:rsid w:val="004D614D"/>
    <w:rsid w:val="004D644E"/>
    <w:rsid w:val="004D655E"/>
    <w:rsid w:val="004D658F"/>
    <w:rsid w:val="004D6638"/>
    <w:rsid w:val="004D6680"/>
    <w:rsid w:val="004D6729"/>
    <w:rsid w:val="004D6829"/>
    <w:rsid w:val="004D6A03"/>
    <w:rsid w:val="004D6BF1"/>
    <w:rsid w:val="004D6D68"/>
    <w:rsid w:val="004D74B9"/>
    <w:rsid w:val="004D7F65"/>
    <w:rsid w:val="004E096D"/>
    <w:rsid w:val="004E0DDF"/>
    <w:rsid w:val="004E0E9C"/>
    <w:rsid w:val="004E10E6"/>
    <w:rsid w:val="004E1610"/>
    <w:rsid w:val="004E1C9A"/>
    <w:rsid w:val="004E2B10"/>
    <w:rsid w:val="004E2C35"/>
    <w:rsid w:val="004E2C39"/>
    <w:rsid w:val="004E2EB7"/>
    <w:rsid w:val="004E312A"/>
    <w:rsid w:val="004E324A"/>
    <w:rsid w:val="004E3679"/>
    <w:rsid w:val="004E387F"/>
    <w:rsid w:val="004E38E8"/>
    <w:rsid w:val="004E3B65"/>
    <w:rsid w:val="004E3BC3"/>
    <w:rsid w:val="004E40DD"/>
    <w:rsid w:val="004E47D7"/>
    <w:rsid w:val="004E4B12"/>
    <w:rsid w:val="004E4B32"/>
    <w:rsid w:val="004E4D5B"/>
    <w:rsid w:val="004E4EA1"/>
    <w:rsid w:val="004E518C"/>
    <w:rsid w:val="004E5251"/>
    <w:rsid w:val="004E53AC"/>
    <w:rsid w:val="004E5D36"/>
    <w:rsid w:val="004E5D7E"/>
    <w:rsid w:val="004E6580"/>
    <w:rsid w:val="004E7592"/>
    <w:rsid w:val="004E76A6"/>
    <w:rsid w:val="004E784D"/>
    <w:rsid w:val="004E7F71"/>
    <w:rsid w:val="004F0142"/>
    <w:rsid w:val="004F01B9"/>
    <w:rsid w:val="004F020C"/>
    <w:rsid w:val="004F12B2"/>
    <w:rsid w:val="004F19ED"/>
    <w:rsid w:val="004F24D9"/>
    <w:rsid w:val="004F24E9"/>
    <w:rsid w:val="004F3297"/>
    <w:rsid w:val="004F32AD"/>
    <w:rsid w:val="004F3922"/>
    <w:rsid w:val="004F3D46"/>
    <w:rsid w:val="004F41B7"/>
    <w:rsid w:val="004F453D"/>
    <w:rsid w:val="004F4685"/>
    <w:rsid w:val="004F4E14"/>
    <w:rsid w:val="004F53AD"/>
    <w:rsid w:val="004F5940"/>
    <w:rsid w:val="004F6172"/>
    <w:rsid w:val="004F619B"/>
    <w:rsid w:val="004F6333"/>
    <w:rsid w:val="004F6345"/>
    <w:rsid w:val="004F640B"/>
    <w:rsid w:val="004F657F"/>
    <w:rsid w:val="004F65CE"/>
    <w:rsid w:val="004F6E2A"/>
    <w:rsid w:val="004F77F7"/>
    <w:rsid w:val="005002AA"/>
    <w:rsid w:val="00500485"/>
    <w:rsid w:val="00500FF6"/>
    <w:rsid w:val="00501538"/>
    <w:rsid w:val="00501924"/>
    <w:rsid w:val="00501C83"/>
    <w:rsid w:val="00501FB3"/>
    <w:rsid w:val="005022B1"/>
    <w:rsid w:val="00502543"/>
    <w:rsid w:val="00502619"/>
    <w:rsid w:val="0050261C"/>
    <w:rsid w:val="005027D1"/>
    <w:rsid w:val="00502EA2"/>
    <w:rsid w:val="005035F8"/>
    <w:rsid w:val="005048B1"/>
    <w:rsid w:val="00504929"/>
    <w:rsid w:val="00504D73"/>
    <w:rsid w:val="00505E8E"/>
    <w:rsid w:val="005072D4"/>
    <w:rsid w:val="00507521"/>
    <w:rsid w:val="00507FA9"/>
    <w:rsid w:val="005103A2"/>
    <w:rsid w:val="0051055B"/>
    <w:rsid w:val="00510805"/>
    <w:rsid w:val="00510A34"/>
    <w:rsid w:val="00510AE0"/>
    <w:rsid w:val="00510DE4"/>
    <w:rsid w:val="0051132E"/>
    <w:rsid w:val="005115A6"/>
    <w:rsid w:val="00511A56"/>
    <w:rsid w:val="00511D8B"/>
    <w:rsid w:val="00512376"/>
    <w:rsid w:val="005127BA"/>
    <w:rsid w:val="00512816"/>
    <w:rsid w:val="00512D2C"/>
    <w:rsid w:val="00512FD9"/>
    <w:rsid w:val="00513013"/>
    <w:rsid w:val="00513202"/>
    <w:rsid w:val="00513B04"/>
    <w:rsid w:val="00514266"/>
    <w:rsid w:val="005145FE"/>
    <w:rsid w:val="005147CC"/>
    <w:rsid w:val="00514916"/>
    <w:rsid w:val="00514A8F"/>
    <w:rsid w:val="00514C5A"/>
    <w:rsid w:val="00514CC8"/>
    <w:rsid w:val="005151FC"/>
    <w:rsid w:val="00515772"/>
    <w:rsid w:val="00515D73"/>
    <w:rsid w:val="00516497"/>
    <w:rsid w:val="00516566"/>
    <w:rsid w:val="005166A6"/>
    <w:rsid w:val="00516F81"/>
    <w:rsid w:val="005172FA"/>
    <w:rsid w:val="00517478"/>
    <w:rsid w:val="00517569"/>
    <w:rsid w:val="0051763C"/>
    <w:rsid w:val="00517FFE"/>
    <w:rsid w:val="00520443"/>
    <w:rsid w:val="00521256"/>
    <w:rsid w:val="00521419"/>
    <w:rsid w:val="00521618"/>
    <w:rsid w:val="00521BBF"/>
    <w:rsid w:val="005224F3"/>
    <w:rsid w:val="00522C6C"/>
    <w:rsid w:val="005232F2"/>
    <w:rsid w:val="00523A34"/>
    <w:rsid w:val="00523ACF"/>
    <w:rsid w:val="00523D41"/>
    <w:rsid w:val="00523FE5"/>
    <w:rsid w:val="00524065"/>
    <w:rsid w:val="00524CF7"/>
    <w:rsid w:val="0052554E"/>
    <w:rsid w:val="00525649"/>
    <w:rsid w:val="005259E4"/>
    <w:rsid w:val="00525B95"/>
    <w:rsid w:val="00525E34"/>
    <w:rsid w:val="005265F9"/>
    <w:rsid w:val="00526816"/>
    <w:rsid w:val="005269A3"/>
    <w:rsid w:val="00527123"/>
    <w:rsid w:val="00527145"/>
    <w:rsid w:val="00527429"/>
    <w:rsid w:val="00527487"/>
    <w:rsid w:val="005279CC"/>
    <w:rsid w:val="00530B95"/>
    <w:rsid w:val="00530F20"/>
    <w:rsid w:val="0053121B"/>
    <w:rsid w:val="005312F7"/>
    <w:rsid w:val="005316A7"/>
    <w:rsid w:val="0053185F"/>
    <w:rsid w:val="00531D3C"/>
    <w:rsid w:val="00531E29"/>
    <w:rsid w:val="00531EAE"/>
    <w:rsid w:val="00531FE8"/>
    <w:rsid w:val="00532108"/>
    <w:rsid w:val="00532208"/>
    <w:rsid w:val="005322D6"/>
    <w:rsid w:val="0053294C"/>
    <w:rsid w:val="00532E69"/>
    <w:rsid w:val="00533531"/>
    <w:rsid w:val="00533981"/>
    <w:rsid w:val="00533AAC"/>
    <w:rsid w:val="00533E27"/>
    <w:rsid w:val="005343AC"/>
    <w:rsid w:val="00534736"/>
    <w:rsid w:val="00534E05"/>
    <w:rsid w:val="0053506D"/>
    <w:rsid w:val="00535129"/>
    <w:rsid w:val="0053512C"/>
    <w:rsid w:val="00535178"/>
    <w:rsid w:val="005354A1"/>
    <w:rsid w:val="0053554F"/>
    <w:rsid w:val="00535834"/>
    <w:rsid w:val="00535BAB"/>
    <w:rsid w:val="00535D2F"/>
    <w:rsid w:val="0053632E"/>
    <w:rsid w:val="005369BB"/>
    <w:rsid w:val="00536B54"/>
    <w:rsid w:val="00536D22"/>
    <w:rsid w:val="00536EB4"/>
    <w:rsid w:val="00537132"/>
    <w:rsid w:val="005372BF"/>
    <w:rsid w:val="00537984"/>
    <w:rsid w:val="00537DB0"/>
    <w:rsid w:val="00537F68"/>
    <w:rsid w:val="005401A1"/>
    <w:rsid w:val="0054048D"/>
    <w:rsid w:val="00540654"/>
    <w:rsid w:val="00540BE8"/>
    <w:rsid w:val="00540C88"/>
    <w:rsid w:val="00540DB5"/>
    <w:rsid w:val="00540F68"/>
    <w:rsid w:val="00540FAA"/>
    <w:rsid w:val="005414D3"/>
    <w:rsid w:val="00542055"/>
    <w:rsid w:val="005427C3"/>
    <w:rsid w:val="00542C0C"/>
    <w:rsid w:val="00542E3D"/>
    <w:rsid w:val="00542E44"/>
    <w:rsid w:val="005430B9"/>
    <w:rsid w:val="005432D8"/>
    <w:rsid w:val="005434B3"/>
    <w:rsid w:val="005436A3"/>
    <w:rsid w:val="0054378C"/>
    <w:rsid w:val="00543855"/>
    <w:rsid w:val="00543AFE"/>
    <w:rsid w:val="00543C02"/>
    <w:rsid w:val="00543D94"/>
    <w:rsid w:val="0054409A"/>
    <w:rsid w:val="00544B81"/>
    <w:rsid w:val="00544D9A"/>
    <w:rsid w:val="0054529A"/>
    <w:rsid w:val="005457E8"/>
    <w:rsid w:val="00545847"/>
    <w:rsid w:val="00545B4D"/>
    <w:rsid w:val="00545F2C"/>
    <w:rsid w:val="0054628A"/>
    <w:rsid w:val="00546D09"/>
    <w:rsid w:val="00546D7C"/>
    <w:rsid w:val="00546FB4"/>
    <w:rsid w:val="0054718A"/>
    <w:rsid w:val="005471A2"/>
    <w:rsid w:val="005476D8"/>
    <w:rsid w:val="005476FA"/>
    <w:rsid w:val="0054784D"/>
    <w:rsid w:val="005500A6"/>
    <w:rsid w:val="00550268"/>
    <w:rsid w:val="00550675"/>
    <w:rsid w:val="00550804"/>
    <w:rsid w:val="0055090F"/>
    <w:rsid w:val="005509BC"/>
    <w:rsid w:val="00550AA2"/>
    <w:rsid w:val="0055147E"/>
    <w:rsid w:val="0055161B"/>
    <w:rsid w:val="00551864"/>
    <w:rsid w:val="00551AD5"/>
    <w:rsid w:val="00551B12"/>
    <w:rsid w:val="00551DB6"/>
    <w:rsid w:val="00551EEC"/>
    <w:rsid w:val="00551FE3"/>
    <w:rsid w:val="005522F4"/>
    <w:rsid w:val="00552D1B"/>
    <w:rsid w:val="00552E35"/>
    <w:rsid w:val="005531DD"/>
    <w:rsid w:val="00553244"/>
    <w:rsid w:val="005534E6"/>
    <w:rsid w:val="005537B2"/>
    <w:rsid w:val="0055466A"/>
    <w:rsid w:val="00554ABC"/>
    <w:rsid w:val="00554C11"/>
    <w:rsid w:val="005551CD"/>
    <w:rsid w:val="0055572D"/>
    <w:rsid w:val="005559CB"/>
    <w:rsid w:val="00555FD2"/>
    <w:rsid w:val="005566D1"/>
    <w:rsid w:val="00556C5A"/>
    <w:rsid w:val="005573B5"/>
    <w:rsid w:val="005575CD"/>
    <w:rsid w:val="00557E12"/>
    <w:rsid w:val="005606ED"/>
    <w:rsid w:val="00560D46"/>
    <w:rsid w:val="00560F5E"/>
    <w:rsid w:val="005611EB"/>
    <w:rsid w:val="005614F9"/>
    <w:rsid w:val="00561795"/>
    <w:rsid w:val="00561C68"/>
    <w:rsid w:val="00561C8E"/>
    <w:rsid w:val="00561EF8"/>
    <w:rsid w:val="0056297E"/>
    <w:rsid w:val="00563133"/>
    <w:rsid w:val="0056350A"/>
    <w:rsid w:val="00563578"/>
    <w:rsid w:val="00563860"/>
    <w:rsid w:val="005639F2"/>
    <w:rsid w:val="00563BBC"/>
    <w:rsid w:val="00563BFD"/>
    <w:rsid w:val="00563E72"/>
    <w:rsid w:val="005643DB"/>
    <w:rsid w:val="00564611"/>
    <w:rsid w:val="00564617"/>
    <w:rsid w:val="0056505A"/>
    <w:rsid w:val="00565250"/>
    <w:rsid w:val="0056556A"/>
    <w:rsid w:val="00565705"/>
    <w:rsid w:val="005659EA"/>
    <w:rsid w:val="00566101"/>
    <w:rsid w:val="0056613A"/>
    <w:rsid w:val="005662B7"/>
    <w:rsid w:val="00566538"/>
    <w:rsid w:val="00566B7A"/>
    <w:rsid w:val="00566DD9"/>
    <w:rsid w:val="00567148"/>
    <w:rsid w:val="00567175"/>
    <w:rsid w:val="0056764E"/>
    <w:rsid w:val="005677C3"/>
    <w:rsid w:val="00567943"/>
    <w:rsid w:val="00567998"/>
    <w:rsid w:val="00567E20"/>
    <w:rsid w:val="00570195"/>
    <w:rsid w:val="00570412"/>
    <w:rsid w:val="0057071C"/>
    <w:rsid w:val="005709DD"/>
    <w:rsid w:val="00570D19"/>
    <w:rsid w:val="00570D22"/>
    <w:rsid w:val="00570E23"/>
    <w:rsid w:val="005712F4"/>
    <w:rsid w:val="00571748"/>
    <w:rsid w:val="00571F7E"/>
    <w:rsid w:val="005724A1"/>
    <w:rsid w:val="00573170"/>
    <w:rsid w:val="00573A1D"/>
    <w:rsid w:val="00573AE5"/>
    <w:rsid w:val="00574067"/>
    <w:rsid w:val="0057413C"/>
    <w:rsid w:val="005749DE"/>
    <w:rsid w:val="00575E50"/>
    <w:rsid w:val="00575EFA"/>
    <w:rsid w:val="00576FA8"/>
    <w:rsid w:val="00577587"/>
    <w:rsid w:val="00577604"/>
    <w:rsid w:val="00580DE5"/>
    <w:rsid w:val="00581054"/>
    <w:rsid w:val="00581401"/>
    <w:rsid w:val="00581639"/>
    <w:rsid w:val="00581D9D"/>
    <w:rsid w:val="00581E4C"/>
    <w:rsid w:val="00582102"/>
    <w:rsid w:val="0058249D"/>
    <w:rsid w:val="00582510"/>
    <w:rsid w:val="005829B4"/>
    <w:rsid w:val="00582CB8"/>
    <w:rsid w:val="00582E47"/>
    <w:rsid w:val="00582EF7"/>
    <w:rsid w:val="00582F73"/>
    <w:rsid w:val="00583110"/>
    <w:rsid w:val="005831F7"/>
    <w:rsid w:val="00583377"/>
    <w:rsid w:val="005836AC"/>
    <w:rsid w:val="005838E7"/>
    <w:rsid w:val="00583B7D"/>
    <w:rsid w:val="00583C22"/>
    <w:rsid w:val="00583DBB"/>
    <w:rsid w:val="00584138"/>
    <w:rsid w:val="00584748"/>
    <w:rsid w:val="005849DC"/>
    <w:rsid w:val="00584B03"/>
    <w:rsid w:val="00584D62"/>
    <w:rsid w:val="005850C9"/>
    <w:rsid w:val="00585743"/>
    <w:rsid w:val="00585B45"/>
    <w:rsid w:val="00585E66"/>
    <w:rsid w:val="00586250"/>
    <w:rsid w:val="005868E3"/>
    <w:rsid w:val="00586DE3"/>
    <w:rsid w:val="00586E03"/>
    <w:rsid w:val="00586ECB"/>
    <w:rsid w:val="005879DB"/>
    <w:rsid w:val="00587A2B"/>
    <w:rsid w:val="00590131"/>
    <w:rsid w:val="0059030D"/>
    <w:rsid w:val="00590890"/>
    <w:rsid w:val="005909E5"/>
    <w:rsid w:val="005910FB"/>
    <w:rsid w:val="00591228"/>
    <w:rsid w:val="005916B4"/>
    <w:rsid w:val="00591863"/>
    <w:rsid w:val="0059186C"/>
    <w:rsid w:val="00591CF6"/>
    <w:rsid w:val="00591E99"/>
    <w:rsid w:val="00592036"/>
    <w:rsid w:val="00592343"/>
    <w:rsid w:val="005923C0"/>
    <w:rsid w:val="005923E9"/>
    <w:rsid w:val="0059245F"/>
    <w:rsid w:val="005926A2"/>
    <w:rsid w:val="005927E3"/>
    <w:rsid w:val="005929F8"/>
    <w:rsid w:val="005929FF"/>
    <w:rsid w:val="00592E0A"/>
    <w:rsid w:val="005931F2"/>
    <w:rsid w:val="00593566"/>
    <w:rsid w:val="0059358F"/>
    <w:rsid w:val="00593841"/>
    <w:rsid w:val="00593A45"/>
    <w:rsid w:val="00593E34"/>
    <w:rsid w:val="0059411B"/>
    <w:rsid w:val="00594D0B"/>
    <w:rsid w:val="0059512A"/>
    <w:rsid w:val="005953FA"/>
    <w:rsid w:val="00595B4E"/>
    <w:rsid w:val="00595BA9"/>
    <w:rsid w:val="0059610F"/>
    <w:rsid w:val="0059632A"/>
    <w:rsid w:val="0059686E"/>
    <w:rsid w:val="00596FDA"/>
    <w:rsid w:val="005973C3"/>
    <w:rsid w:val="005974A4"/>
    <w:rsid w:val="00597A43"/>
    <w:rsid w:val="00597D42"/>
    <w:rsid w:val="00597D95"/>
    <w:rsid w:val="005A0BF3"/>
    <w:rsid w:val="005A0E6A"/>
    <w:rsid w:val="005A13EB"/>
    <w:rsid w:val="005A1728"/>
    <w:rsid w:val="005A1DFD"/>
    <w:rsid w:val="005A23CE"/>
    <w:rsid w:val="005A2D59"/>
    <w:rsid w:val="005A2E14"/>
    <w:rsid w:val="005A303B"/>
    <w:rsid w:val="005A33FD"/>
    <w:rsid w:val="005A3509"/>
    <w:rsid w:val="005A37D2"/>
    <w:rsid w:val="005A3A2F"/>
    <w:rsid w:val="005A3C3E"/>
    <w:rsid w:val="005A3E4D"/>
    <w:rsid w:val="005A4131"/>
    <w:rsid w:val="005A4454"/>
    <w:rsid w:val="005A457A"/>
    <w:rsid w:val="005A4692"/>
    <w:rsid w:val="005A48DA"/>
    <w:rsid w:val="005A4F78"/>
    <w:rsid w:val="005A5850"/>
    <w:rsid w:val="005A5BF0"/>
    <w:rsid w:val="005A5E86"/>
    <w:rsid w:val="005A5F2E"/>
    <w:rsid w:val="005A608E"/>
    <w:rsid w:val="005A60AD"/>
    <w:rsid w:val="005A6264"/>
    <w:rsid w:val="005A62E0"/>
    <w:rsid w:val="005A725E"/>
    <w:rsid w:val="005A7732"/>
    <w:rsid w:val="005B035B"/>
    <w:rsid w:val="005B0A6A"/>
    <w:rsid w:val="005B0AD3"/>
    <w:rsid w:val="005B0DF2"/>
    <w:rsid w:val="005B1727"/>
    <w:rsid w:val="005B17D2"/>
    <w:rsid w:val="005B198B"/>
    <w:rsid w:val="005B1D82"/>
    <w:rsid w:val="005B1DA5"/>
    <w:rsid w:val="005B1DB7"/>
    <w:rsid w:val="005B2026"/>
    <w:rsid w:val="005B2390"/>
    <w:rsid w:val="005B23D0"/>
    <w:rsid w:val="005B2A97"/>
    <w:rsid w:val="005B2B61"/>
    <w:rsid w:val="005B3479"/>
    <w:rsid w:val="005B3789"/>
    <w:rsid w:val="005B392D"/>
    <w:rsid w:val="005B3D16"/>
    <w:rsid w:val="005B3F3A"/>
    <w:rsid w:val="005B4096"/>
    <w:rsid w:val="005B4621"/>
    <w:rsid w:val="005B4A23"/>
    <w:rsid w:val="005B4BE8"/>
    <w:rsid w:val="005B4BED"/>
    <w:rsid w:val="005B4CE1"/>
    <w:rsid w:val="005B5A7E"/>
    <w:rsid w:val="005B5A95"/>
    <w:rsid w:val="005B5E77"/>
    <w:rsid w:val="005B66C3"/>
    <w:rsid w:val="005B6EA2"/>
    <w:rsid w:val="005B74F4"/>
    <w:rsid w:val="005B75FB"/>
    <w:rsid w:val="005B767F"/>
    <w:rsid w:val="005C0793"/>
    <w:rsid w:val="005C07E7"/>
    <w:rsid w:val="005C0E0C"/>
    <w:rsid w:val="005C0FB6"/>
    <w:rsid w:val="005C115B"/>
    <w:rsid w:val="005C1679"/>
    <w:rsid w:val="005C1687"/>
    <w:rsid w:val="005C1906"/>
    <w:rsid w:val="005C198E"/>
    <w:rsid w:val="005C1E20"/>
    <w:rsid w:val="005C1E79"/>
    <w:rsid w:val="005C245E"/>
    <w:rsid w:val="005C27AA"/>
    <w:rsid w:val="005C28F8"/>
    <w:rsid w:val="005C2CD3"/>
    <w:rsid w:val="005C2E6B"/>
    <w:rsid w:val="005C2FE7"/>
    <w:rsid w:val="005C32C9"/>
    <w:rsid w:val="005C375D"/>
    <w:rsid w:val="005C3AC3"/>
    <w:rsid w:val="005C3CD8"/>
    <w:rsid w:val="005C4AB7"/>
    <w:rsid w:val="005C4B76"/>
    <w:rsid w:val="005C4C49"/>
    <w:rsid w:val="005C63A6"/>
    <w:rsid w:val="005C63C9"/>
    <w:rsid w:val="005C64B3"/>
    <w:rsid w:val="005C6693"/>
    <w:rsid w:val="005C6B36"/>
    <w:rsid w:val="005C6B67"/>
    <w:rsid w:val="005C6B70"/>
    <w:rsid w:val="005C7006"/>
    <w:rsid w:val="005C7D37"/>
    <w:rsid w:val="005D01F4"/>
    <w:rsid w:val="005D0304"/>
    <w:rsid w:val="005D0563"/>
    <w:rsid w:val="005D0686"/>
    <w:rsid w:val="005D0A64"/>
    <w:rsid w:val="005D0D42"/>
    <w:rsid w:val="005D119B"/>
    <w:rsid w:val="005D11CA"/>
    <w:rsid w:val="005D122A"/>
    <w:rsid w:val="005D12CC"/>
    <w:rsid w:val="005D1368"/>
    <w:rsid w:val="005D174E"/>
    <w:rsid w:val="005D1ADA"/>
    <w:rsid w:val="005D1D64"/>
    <w:rsid w:val="005D2215"/>
    <w:rsid w:val="005D2373"/>
    <w:rsid w:val="005D315C"/>
    <w:rsid w:val="005D371A"/>
    <w:rsid w:val="005D39A2"/>
    <w:rsid w:val="005D3ACB"/>
    <w:rsid w:val="005D4633"/>
    <w:rsid w:val="005D4804"/>
    <w:rsid w:val="005D4A96"/>
    <w:rsid w:val="005D4B56"/>
    <w:rsid w:val="005D5A3A"/>
    <w:rsid w:val="005D5AA1"/>
    <w:rsid w:val="005D5E99"/>
    <w:rsid w:val="005D6086"/>
    <w:rsid w:val="005D620A"/>
    <w:rsid w:val="005D664D"/>
    <w:rsid w:val="005D6A7B"/>
    <w:rsid w:val="005D6E4B"/>
    <w:rsid w:val="005D7081"/>
    <w:rsid w:val="005D767F"/>
    <w:rsid w:val="005D77D0"/>
    <w:rsid w:val="005D7890"/>
    <w:rsid w:val="005D7D20"/>
    <w:rsid w:val="005D7DC3"/>
    <w:rsid w:val="005E077F"/>
    <w:rsid w:val="005E083B"/>
    <w:rsid w:val="005E0BF7"/>
    <w:rsid w:val="005E0D36"/>
    <w:rsid w:val="005E0D82"/>
    <w:rsid w:val="005E1BD7"/>
    <w:rsid w:val="005E27CE"/>
    <w:rsid w:val="005E299D"/>
    <w:rsid w:val="005E2A17"/>
    <w:rsid w:val="005E311C"/>
    <w:rsid w:val="005E37EC"/>
    <w:rsid w:val="005E3A80"/>
    <w:rsid w:val="005E3CEC"/>
    <w:rsid w:val="005E4728"/>
    <w:rsid w:val="005E50F3"/>
    <w:rsid w:val="005E54E6"/>
    <w:rsid w:val="005E5A17"/>
    <w:rsid w:val="005E6099"/>
    <w:rsid w:val="005E631E"/>
    <w:rsid w:val="005E63CC"/>
    <w:rsid w:val="005E63EF"/>
    <w:rsid w:val="005E65B1"/>
    <w:rsid w:val="005E6B68"/>
    <w:rsid w:val="005E6CD4"/>
    <w:rsid w:val="005E757A"/>
    <w:rsid w:val="005E75D6"/>
    <w:rsid w:val="005E7605"/>
    <w:rsid w:val="005E77FE"/>
    <w:rsid w:val="005E7BD0"/>
    <w:rsid w:val="005E7E5A"/>
    <w:rsid w:val="005E7EC3"/>
    <w:rsid w:val="005E7EC5"/>
    <w:rsid w:val="005F01D3"/>
    <w:rsid w:val="005F0545"/>
    <w:rsid w:val="005F08A6"/>
    <w:rsid w:val="005F08D3"/>
    <w:rsid w:val="005F0986"/>
    <w:rsid w:val="005F0BA3"/>
    <w:rsid w:val="005F0D25"/>
    <w:rsid w:val="005F0ED9"/>
    <w:rsid w:val="005F1405"/>
    <w:rsid w:val="005F160C"/>
    <w:rsid w:val="005F1767"/>
    <w:rsid w:val="005F19A1"/>
    <w:rsid w:val="005F1CE3"/>
    <w:rsid w:val="005F1DC1"/>
    <w:rsid w:val="005F2160"/>
    <w:rsid w:val="005F24F1"/>
    <w:rsid w:val="005F25A9"/>
    <w:rsid w:val="005F2B21"/>
    <w:rsid w:val="005F309A"/>
    <w:rsid w:val="005F316C"/>
    <w:rsid w:val="005F39CA"/>
    <w:rsid w:val="005F3C77"/>
    <w:rsid w:val="005F3D87"/>
    <w:rsid w:val="005F3DA8"/>
    <w:rsid w:val="005F3FD9"/>
    <w:rsid w:val="005F45AD"/>
    <w:rsid w:val="005F49FC"/>
    <w:rsid w:val="005F4BF7"/>
    <w:rsid w:val="005F58ED"/>
    <w:rsid w:val="005F63DD"/>
    <w:rsid w:val="005F6799"/>
    <w:rsid w:val="005F6AF6"/>
    <w:rsid w:val="005F74DE"/>
    <w:rsid w:val="005F753C"/>
    <w:rsid w:val="005F75B4"/>
    <w:rsid w:val="005F79FC"/>
    <w:rsid w:val="005F7C3E"/>
    <w:rsid w:val="005F7FB9"/>
    <w:rsid w:val="005F7FC8"/>
    <w:rsid w:val="00600378"/>
    <w:rsid w:val="00600B89"/>
    <w:rsid w:val="00601061"/>
    <w:rsid w:val="00601BC3"/>
    <w:rsid w:val="006022F0"/>
    <w:rsid w:val="006023BB"/>
    <w:rsid w:val="00602442"/>
    <w:rsid w:val="006024EE"/>
    <w:rsid w:val="006026B7"/>
    <w:rsid w:val="00602EE5"/>
    <w:rsid w:val="00603699"/>
    <w:rsid w:val="0060399C"/>
    <w:rsid w:val="0060478D"/>
    <w:rsid w:val="006047C2"/>
    <w:rsid w:val="00604860"/>
    <w:rsid w:val="006053C9"/>
    <w:rsid w:val="0060540B"/>
    <w:rsid w:val="006054A7"/>
    <w:rsid w:val="0060552E"/>
    <w:rsid w:val="006055E2"/>
    <w:rsid w:val="006059CC"/>
    <w:rsid w:val="00605C74"/>
    <w:rsid w:val="006062D5"/>
    <w:rsid w:val="006068EF"/>
    <w:rsid w:val="00607024"/>
    <w:rsid w:val="00607084"/>
    <w:rsid w:val="00607183"/>
    <w:rsid w:val="00607665"/>
    <w:rsid w:val="00607749"/>
    <w:rsid w:val="00607913"/>
    <w:rsid w:val="00607988"/>
    <w:rsid w:val="00610372"/>
    <w:rsid w:val="0061096F"/>
    <w:rsid w:val="0061098B"/>
    <w:rsid w:val="00610BAB"/>
    <w:rsid w:val="00610BD8"/>
    <w:rsid w:val="00610CEA"/>
    <w:rsid w:val="00610F8E"/>
    <w:rsid w:val="006114E3"/>
    <w:rsid w:val="006116DE"/>
    <w:rsid w:val="006116E9"/>
    <w:rsid w:val="00611FA5"/>
    <w:rsid w:val="00612173"/>
    <w:rsid w:val="00612750"/>
    <w:rsid w:val="00612758"/>
    <w:rsid w:val="006128BB"/>
    <w:rsid w:val="00613158"/>
    <w:rsid w:val="00613239"/>
    <w:rsid w:val="0061360A"/>
    <w:rsid w:val="00613877"/>
    <w:rsid w:val="00613D5E"/>
    <w:rsid w:val="00614224"/>
    <w:rsid w:val="00614CCF"/>
    <w:rsid w:val="00614F0C"/>
    <w:rsid w:val="00615363"/>
    <w:rsid w:val="00615994"/>
    <w:rsid w:val="00616785"/>
    <w:rsid w:val="006169BA"/>
    <w:rsid w:val="00617273"/>
    <w:rsid w:val="00617363"/>
    <w:rsid w:val="00617565"/>
    <w:rsid w:val="0061760D"/>
    <w:rsid w:val="006178C4"/>
    <w:rsid w:val="00617E9B"/>
    <w:rsid w:val="00620577"/>
    <w:rsid w:val="006206D4"/>
    <w:rsid w:val="00620A45"/>
    <w:rsid w:val="00620A80"/>
    <w:rsid w:val="00621123"/>
    <w:rsid w:val="006215E0"/>
    <w:rsid w:val="00621A0F"/>
    <w:rsid w:val="00622046"/>
    <w:rsid w:val="006220B4"/>
    <w:rsid w:val="006227A7"/>
    <w:rsid w:val="00622CDF"/>
    <w:rsid w:val="00622CE5"/>
    <w:rsid w:val="006230AA"/>
    <w:rsid w:val="00623189"/>
    <w:rsid w:val="006239F5"/>
    <w:rsid w:val="00623B48"/>
    <w:rsid w:val="00624417"/>
    <w:rsid w:val="006255D1"/>
    <w:rsid w:val="00625A33"/>
    <w:rsid w:val="00625C3D"/>
    <w:rsid w:val="00625FC7"/>
    <w:rsid w:val="00625FE9"/>
    <w:rsid w:val="00626071"/>
    <w:rsid w:val="0062640F"/>
    <w:rsid w:val="0062656B"/>
    <w:rsid w:val="00626A81"/>
    <w:rsid w:val="00626ADC"/>
    <w:rsid w:val="00626D6E"/>
    <w:rsid w:val="00627697"/>
    <w:rsid w:val="006276B1"/>
    <w:rsid w:val="006276B8"/>
    <w:rsid w:val="00627EAC"/>
    <w:rsid w:val="006304BB"/>
    <w:rsid w:val="00630619"/>
    <w:rsid w:val="006306AB"/>
    <w:rsid w:val="0063082D"/>
    <w:rsid w:val="0063087E"/>
    <w:rsid w:val="006313FF"/>
    <w:rsid w:val="00631566"/>
    <w:rsid w:val="00631A12"/>
    <w:rsid w:val="00631BC6"/>
    <w:rsid w:val="00632113"/>
    <w:rsid w:val="0063239D"/>
    <w:rsid w:val="00632683"/>
    <w:rsid w:val="00632711"/>
    <w:rsid w:val="00632751"/>
    <w:rsid w:val="00632771"/>
    <w:rsid w:val="00632D90"/>
    <w:rsid w:val="00633233"/>
    <w:rsid w:val="00633376"/>
    <w:rsid w:val="00633766"/>
    <w:rsid w:val="00633BAF"/>
    <w:rsid w:val="00633E32"/>
    <w:rsid w:val="006342B9"/>
    <w:rsid w:val="0063444D"/>
    <w:rsid w:val="0063465A"/>
    <w:rsid w:val="00634C00"/>
    <w:rsid w:val="006350E6"/>
    <w:rsid w:val="00635122"/>
    <w:rsid w:val="00635327"/>
    <w:rsid w:val="00635657"/>
    <w:rsid w:val="00635BA2"/>
    <w:rsid w:val="00635FB3"/>
    <w:rsid w:val="006362A5"/>
    <w:rsid w:val="006363EC"/>
    <w:rsid w:val="0063650C"/>
    <w:rsid w:val="00636E0E"/>
    <w:rsid w:val="006370E1"/>
    <w:rsid w:val="00637220"/>
    <w:rsid w:val="00637817"/>
    <w:rsid w:val="006379F9"/>
    <w:rsid w:val="00637E0B"/>
    <w:rsid w:val="006400E9"/>
    <w:rsid w:val="0064013D"/>
    <w:rsid w:val="00640619"/>
    <w:rsid w:val="0064063C"/>
    <w:rsid w:val="0064075B"/>
    <w:rsid w:val="00640769"/>
    <w:rsid w:val="00640A5C"/>
    <w:rsid w:val="00640D23"/>
    <w:rsid w:val="00640DA9"/>
    <w:rsid w:val="00640EE9"/>
    <w:rsid w:val="006410DA"/>
    <w:rsid w:val="00641666"/>
    <w:rsid w:val="00641B58"/>
    <w:rsid w:val="00641B7F"/>
    <w:rsid w:val="00641BE8"/>
    <w:rsid w:val="00641DA5"/>
    <w:rsid w:val="00642653"/>
    <w:rsid w:val="006426C0"/>
    <w:rsid w:val="00642CC4"/>
    <w:rsid w:val="00642F84"/>
    <w:rsid w:val="00643259"/>
    <w:rsid w:val="006433E2"/>
    <w:rsid w:val="00643454"/>
    <w:rsid w:val="00643655"/>
    <w:rsid w:val="00643B13"/>
    <w:rsid w:val="00644276"/>
    <w:rsid w:val="006442A5"/>
    <w:rsid w:val="006447DD"/>
    <w:rsid w:val="00644B3D"/>
    <w:rsid w:val="00645010"/>
    <w:rsid w:val="0064534B"/>
    <w:rsid w:val="006453DF"/>
    <w:rsid w:val="0064566F"/>
    <w:rsid w:val="0064571E"/>
    <w:rsid w:val="0064574F"/>
    <w:rsid w:val="00645C0A"/>
    <w:rsid w:val="00646376"/>
    <w:rsid w:val="00646484"/>
    <w:rsid w:val="00646E8B"/>
    <w:rsid w:val="0064776E"/>
    <w:rsid w:val="00647A76"/>
    <w:rsid w:val="00647E82"/>
    <w:rsid w:val="0065003F"/>
    <w:rsid w:val="00650047"/>
    <w:rsid w:val="0065034C"/>
    <w:rsid w:val="006505B2"/>
    <w:rsid w:val="00650631"/>
    <w:rsid w:val="00650ADD"/>
    <w:rsid w:val="00650E74"/>
    <w:rsid w:val="00651003"/>
    <w:rsid w:val="0065153D"/>
    <w:rsid w:val="00651595"/>
    <w:rsid w:val="00651895"/>
    <w:rsid w:val="00651956"/>
    <w:rsid w:val="00651C97"/>
    <w:rsid w:val="0065262B"/>
    <w:rsid w:val="00652671"/>
    <w:rsid w:val="00652F64"/>
    <w:rsid w:val="00653199"/>
    <w:rsid w:val="006535BB"/>
    <w:rsid w:val="00653686"/>
    <w:rsid w:val="00653B1A"/>
    <w:rsid w:val="00653D08"/>
    <w:rsid w:val="00653E20"/>
    <w:rsid w:val="00654126"/>
    <w:rsid w:val="0065456F"/>
    <w:rsid w:val="00654759"/>
    <w:rsid w:val="00654A1E"/>
    <w:rsid w:val="00654A44"/>
    <w:rsid w:val="00654D36"/>
    <w:rsid w:val="00654D59"/>
    <w:rsid w:val="00654F63"/>
    <w:rsid w:val="00655060"/>
    <w:rsid w:val="00655B55"/>
    <w:rsid w:val="00656374"/>
    <w:rsid w:val="00656CC0"/>
    <w:rsid w:val="00656E1D"/>
    <w:rsid w:val="00656EF3"/>
    <w:rsid w:val="00657337"/>
    <w:rsid w:val="006573BC"/>
    <w:rsid w:val="0065740E"/>
    <w:rsid w:val="0065752F"/>
    <w:rsid w:val="006575F0"/>
    <w:rsid w:val="006579C8"/>
    <w:rsid w:val="00657DE5"/>
    <w:rsid w:val="00657F43"/>
    <w:rsid w:val="0066018D"/>
    <w:rsid w:val="00660A27"/>
    <w:rsid w:val="00661999"/>
    <w:rsid w:val="00661C7D"/>
    <w:rsid w:val="00662050"/>
    <w:rsid w:val="00662319"/>
    <w:rsid w:val="00662478"/>
    <w:rsid w:val="006629C2"/>
    <w:rsid w:val="00663630"/>
    <w:rsid w:val="006637B6"/>
    <w:rsid w:val="006639EB"/>
    <w:rsid w:val="00663A02"/>
    <w:rsid w:val="006640B5"/>
    <w:rsid w:val="00664446"/>
    <w:rsid w:val="00664799"/>
    <w:rsid w:val="00664826"/>
    <w:rsid w:val="006650E4"/>
    <w:rsid w:val="0066513D"/>
    <w:rsid w:val="00665649"/>
    <w:rsid w:val="00666444"/>
    <w:rsid w:val="006672C5"/>
    <w:rsid w:val="006674F4"/>
    <w:rsid w:val="006679E2"/>
    <w:rsid w:val="00667A7C"/>
    <w:rsid w:val="00667B67"/>
    <w:rsid w:val="00670088"/>
    <w:rsid w:val="006702CE"/>
    <w:rsid w:val="0067075D"/>
    <w:rsid w:val="00670924"/>
    <w:rsid w:val="00670977"/>
    <w:rsid w:val="00670CB7"/>
    <w:rsid w:val="00670EDE"/>
    <w:rsid w:val="0067111C"/>
    <w:rsid w:val="00671545"/>
    <w:rsid w:val="00671973"/>
    <w:rsid w:val="006720CD"/>
    <w:rsid w:val="00672329"/>
    <w:rsid w:val="0067237A"/>
    <w:rsid w:val="00672663"/>
    <w:rsid w:val="00672908"/>
    <w:rsid w:val="0067290A"/>
    <w:rsid w:val="00672A3C"/>
    <w:rsid w:val="00672BE0"/>
    <w:rsid w:val="00673094"/>
    <w:rsid w:val="00673111"/>
    <w:rsid w:val="006739D6"/>
    <w:rsid w:val="00673DB8"/>
    <w:rsid w:val="006740A3"/>
    <w:rsid w:val="006743BB"/>
    <w:rsid w:val="006746B7"/>
    <w:rsid w:val="006746CB"/>
    <w:rsid w:val="00674CAF"/>
    <w:rsid w:val="00674D29"/>
    <w:rsid w:val="00675296"/>
    <w:rsid w:val="00675438"/>
    <w:rsid w:val="006754C3"/>
    <w:rsid w:val="00675542"/>
    <w:rsid w:val="00675C20"/>
    <w:rsid w:val="00675E30"/>
    <w:rsid w:val="00677491"/>
    <w:rsid w:val="006775B1"/>
    <w:rsid w:val="006778AB"/>
    <w:rsid w:val="00677969"/>
    <w:rsid w:val="00677D40"/>
    <w:rsid w:val="00677DCB"/>
    <w:rsid w:val="00677E76"/>
    <w:rsid w:val="00677E8A"/>
    <w:rsid w:val="00680039"/>
    <w:rsid w:val="006801DB"/>
    <w:rsid w:val="00680DD3"/>
    <w:rsid w:val="00680E5E"/>
    <w:rsid w:val="006810F8"/>
    <w:rsid w:val="00681148"/>
    <w:rsid w:val="006814E4"/>
    <w:rsid w:val="00681A4C"/>
    <w:rsid w:val="00681AE7"/>
    <w:rsid w:val="00682054"/>
    <w:rsid w:val="00682125"/>
    <w:rsid w:val="00682629"/>
    <w:rsid w:val="0068287F"/>
    <w:rsid w:val="00682A5B"/>
    <w:rsid w:val="00682AD8"/>
    <w:rsid w:val="00682D1B"/>
    <w:rsid w:val="006830F7"/>
    <w:rsid w:val="0068337B"/>
    <w:rsid w:val="0068341C"/>
    <w:rsid w:val="00683B34"/>
    <w:rsid w:val="00683E89"/>
    <w:rsid w:val="006841FF"/>
    <w:rsid w:val="0068478F"/>
    <w:rsid w:val="006847D7"/>
    <w:rsid w:val="00684811"/>
    <w:rsid w:val="00684AFE"/>
    <w:rsid w:val="00685004"/>
    <w:rsid w:val="00685058"/>
    <w:rsid w:val="0068505A"/>
    <w:rsid w:val="00685F94"/>
    <w:rsid w:val="00685F96"/>
    <w:rsid w:val="006866A3"/>
    <w:rsid w:val="006867B1"/>
    <w:rsid w:val="00686C07"/>
    <w:rsid w:val="00686CCC"/>
    <w:rsid w:val="00686D85"/>
    <w:rsid w:val="00686DAB"/>
    <w:rsid w:val="00687813"/>
    <w:rsid w:val="006879D8"/>
    <w:rsid w:val="006879EE"/>
    <w:rsid w:val="00687CD3"/>
    <w:rsid w:val="00687D41"/>
    <w:rsid w:val="00687F6A"/>
    <w:rsid w:val="00687FB3"/>
    <w:rsid w:val="00690378"/>
    <w:rsid w:val="0069065A"/>
    <w:rsid w:val="00690877"/>
    <w:rsid w:val="00690997"/>
    <w:rsid w:val="00690C26"/>
    <w:rsid w:val="00690DC1"/>
    <w:rsid w:val="00691461"/>
    <w:rsid w:val="006917AF"/>
    <w:rsid w:val="00691C6D"/>
    <w:rsid w:val="00692895"/>
    <w:rsid w:val="00692BBF"/>
    <w:rsid w:val="00692C69"/>
    <w:rsid w:val="00693150"/>
    <w:rsid w:val="00693531"/>
    <w:rsid w:val="006937CE"/>
    <w:rsid w:val="00693958"/>
    <w:rsid w:val="006939DB"/>
    <w:rsid w:val="00694369"/>
    <w:rsid w:val="006944E0"/>
    <w:rsid w:val="0069451F"/>
    <w:rsid w:val="00694AEA"/>
    <w:rsid w:val="00694BAE"/>
    <w:rsid w:val="00694EE2"/>
    <w:rsid w:val="006954C0"/>
    <w:rsid w:val="006956FA"/>
    <w:rsid w:val="0069587D"/>
    <w:rsid w:val="00695D60"/>
    <w:rsid w:val="00695F2B"/>
    <w:rsid w:val="00696E8F"/>
    <w:rsid w:val="00697147"/>
    <w:rsid w:val="00697165"/>
    <w:rsid w:val="00697369"/>
    <w:rsid w:val="0069743F"/>
    <w:rsid w:val="00697A0F"/>
    <w:rsid w:val="00697A94"/>
    <w:rsid w:val="00697C1C"/>
    <w:rsid w:val="006A0189"/>
    <w:rsid w:val="006A0243"/>
    <w:rsid w:val="006A028B"/>
    <w:rsid w:val="006A0627"/>
    <w:rsid w:val="006A0805"/>
    <w:rsid w:val="006A093F"/>
    <w:rsid w:val="006A0FC9"/>
    <w:rsid w:val="006A1031"/>
    <w:rsid w:val="006A1305"/>
    <w:rsid w:val="006A149E"/>
    <w:rsid w:val="006A1898"/>
    <w:rsid w:val="006A1D6B"/>
    <w:rsid w:val="006A1FB0"/>
    <w:rsid w:val="006A2C68"/>
    <w:rsid w:val="006A2D82"/>
    <w:rsid w:val="006A3303"/>
    <w:rsid w:val="006A3495"/>
    <w:rsid w:val="006A3657"/>
    <w:rsid w:val="006A3F28"/>
    <w:rsid w:val="006A4161"/>
    <w:rsid w:val="006A4683"/>
    <w:rsid w:val="006A468C"/>
    <w:rsid w:val="006A4804"/>
    <w:rsid w:val="006A53E8"/>
    <w:rsid w:val="006A590C"/>
    <w:rsid w:val="006A5AD7"/>
    <w:rsid w:val="006A5BF8"/>
    <w:rsid w:val="006A5CFA"/>
    <w:rsid w:val="006A5E4C"/>
    <w:rsid w:val="006A6128"/>
    <w:rsid w:val="006A6149"/>
    <w:rsid w:val="006A6152"/>
    <w:rsid w:val="006A62E7"/>
    <w:rsid w:val="006A6562"/>
    <w:rsid w:val="006A675E"/>
    <w:rsid w:val="006A6CA6"/>
    <w:rsid w:val="006A708E"/>
    <w:rsid w:val="006B09E2"/>
    <w:rsid w:val="006B0F16"/>
    <w:rsid w:val="006B0F2A"/>
    <w:rsid w:val="006B269E"/>
    <w:rsid w:val="006B28D1"/>
    <w:rsid w:val="006B2A87"/>
    <w:rsid w:val="006B2CC0"/>
    <w:rsid w:val="006B2FBE"/>
    <w:rsid w:val="006B3831"/>
    <w:rsid w:val="006B3923"/>
    <w:rsid w:val="006B3A4B"/>
    <w:rsid w:val="006B3B00"/>
    <w:rsid w:val="006B4022"/>
    <w:rsid w:val="006B43A3"/>
    <w:rsid w:val="006B4C9D"/>
    <w:rsid w:val="006B4FE0"/>
    <w:rsid w:val="006B544A"/>
    <w:rsid w:val="006B66F9"/>
    <w:rsid w:val="006B6983"/>
    <w:rsid w:val="006B6F08"/>
    <w:rsid w:val="006B701B"/>
    <w:rsid w:val="006B70DF"/>
    <w:rsid w:val="006B7E5A"/>
    <w:rsid w:val="006C032C"/>
    <w:rsid w:val="006C12E2"/>
    <w:rsid w:val="006C1346"/>
    <w:rsid w:val="006C163C"/>
    <w:rsid w:val="006C1F70"/>
    <w:rsid w:val="006C1FBE"/>
    <w:rsid w:val="006C1FED"/>
    <w:rsid w:val="006C2B0D"/>
    <w:rsid w:val="006C2E24"/>
    <w:rsid w:val="006C34E7"/>
    <w:rsid w:val="006C3F83"/>
    <w:rsid w:val="006C41E4"/>
    <w:rsid w:val="006C445E"/>
    <w:rsid w:val="006C48BC"/>
    <w:rsid w:val="006C4D40"/>
    <w:rsid w:val="006C4EA6"/>
    <w:rsid w:val="006C503D"/>
    <w:rsid w:val="006C552A"/>
    <w:rsid w:val="006C56F1"/>
    <w:rsid w:val="006C5BE4"/>
    <w:rsid w:val="006C64F5"/>
    <w:rsid w:val="006C68C2"/>
    <w:rsid w:val="006C6AE9"/>
    <w:rsid w:val="006C78A6"/>
    <w:rsid w:val="006C7C32"/>
    <w:rsid w:val="006D025C"/>
    <w:rsid w:val="006D05ED"/>
    <w:rsid w:val="006D060E"/>
    <w:rsid w:val="006D0D92"/>
    <w:rsid w:val="006D12D4"/>
    <w:rsid w:val="006D12D6"/>
    <w:rsid w:val="006D144A"/>
    <w:rsid w:val="006D1932"/>
    <w:rsid w:val="006D1F2D"/>
    <w:rsid w:val="006D2426"/>
    <w:rsid w:val="006D262E"/>
    <w:rsid w:val="006D2E7C"/>
    <w:rsid w:val="006D2FEE"/>
    <w:rsid w:val="006D334B"/>
    <w:rsid w:val="006D35BE"/>
    <w:rsid w:val="006D3C16"/>
    <w:rsid w:val="006D3C44"/>
    <w:rsid w:val="006D3E9A"/>
    <w:rsid w:val="006D4305"/>
    <w:rsid w:val="006D44A4"/>
    <w:rsid w:val="006D4678"/>
    <w:rsid w:val="006D468E"/>
    <w:rsid w:val="006D474C"/>
    <w:rsid w:val="006D4A4C"/>
    <w:rsid w:val="006D4DCC"/>
    <w:rsid w:val="006D5115"/>
    <w:rsid w:val="006D5573"/>
    <w:rsid w:val="006D56A3"/>
    <w:rsid w:val="006D58BE"/>
    <w:rsid w:val="006D5DEA"/>
    <w:rsid w:val="006D66D0"/>
    <w:rsid w:val="006D6A33"/>
    <w:rsid w:val="006D728E"/>
    <w:rsid w:val="006D74E7"/>
    <w:rsid w:val="006D7579"/>
    <w:rsid w:val="006D7787"/>
    <w:rsid w:val="006D78ED"/>
    <w:rsid w:val="006D79F6"/>
    <w:rsid w:val="006D7EB2"/>
    <w:rsid w:val="006D7ED4"/>
    <w:rsid w:val="006E0236"/>
    <w:rsid w:val="006E06D2"/>
    <w:rsid w:val="006E07B7"/>
    <w:rsid w:val="006E0BA1"/>
    <w:rsid w:val="006E0EBF"/>
    <w:rsid w:val="006E0F75"/>
    <w:rsid w:val="006E106A"/>
    <w:rsid w:val="006E14B2"/>
    <w:rsid w:val="006E1A53"/>
    <w:rsid w:val="006E1A70"/>
    <w:rsid w:val="006E1F78"/>
    <w:rsid w:val="006E1F95"/>
    <w:rsid w:val="006E2219"/>
    <w:rsid w:val="006E2298"/>
    <w:rsid w:val="006E2720"/>
    <w:rsid w:val="006E28C1"/>
    <w:rsid w:val="006E2F6B"/>
    <w:rsid w:val="006E32B6"/>
    <w:rsid w:val="006E32D4"/>
    <w:rsid w:val="006E3616"/>
    <w:rsid w:val="006E3AA9"/>
    <w:rsid w:val="006E465F"/>
    <w:rsid w:val="006E4B46"/>
    <w:rsid w:val="006E4E52"/>
    <w:rsid w:val="006E5698"/>
    <w:rsid w:val="006E58A2"/>
    <w:rsid w:val="006E58A5"/>
    <w:rsid w:val="006E58E4"/>
    <w:rsid w:val="006E595A"/>
    <w:rsid w:val="006E5974"/>
    <w:rsid w:val="006E5CCE"/>
    <w:rsid w:val="006E5D80"/>
    <w:rsid w:val="006E5D81"/>
    <w:rsid w:val="006E6383"/>
    <w:rsid w:val="006E69BF"/>
    <w:rsid w:val="006E6BD6"/>
    <w:rsid w:val="006E6C39"/>
    <w:rsid w:val="006E6C91"/>
    <w:rsid w:val="006E6F8F"/>
    <w:rsid w:val="006E7793"/>
    <w:rsid w:val="006F06DE"/>
    <w:rsid w:val="006F11A1"/>
    <w:rsid w:val="006F13A8"/>
    <w:rsid w:val="006F1B6F"/>
    <w:rsid w:val="006F2978"/>
    <w:rsid w:val="006F2E98"/>
    <w:rsid w:val="006F2EAB"/>
    <w:rsid w:val="006F3065"/>
    <w:rsid w:val="006F3446"/>
    <w:rsid w:val="006F34C4"/>
    <w:rsid w:val="006F394D"/>
    <w:rsid w:val="006F3B91"/>
    <w:rsid w:val="006F3CF3"/>
    <w:rsid w:val="006F4345"/>
    <w:rsid w:val="006F46FA"/>
    <w:rsid w:val="006F4C27"/>
    <w:rsid w:val="006F4D88"/>
    <w:rsid w:val="006F5031"/>
    <w:rsid w:val="006F5326"/>
    <w:rsid w:val="006F5AD1"/>
    <w:rsid w:val="006F5EFD"/>
    <w:rsid w:val="006F61A2"/>
    <w:rsid w:val="006F6771"/>
    <w:rsid w:val="006F6850"/>
    <w:rsid w:val="006F6859"/>
    <w:rsid w:val="006F6BB2"/>
    <w:rsid w:val="006F6BE5"/>
    <w:rsid w:val="006F6C9E"/>
    <w:rsid w:val="006F701E"/>
    <w:rsid w:val="006F75C4"/>
    <w:rsid w:val="006F768F"/>
    <w:rsid w:val="006F7D2F"/>
    <w:rsid w:val="00700046"/>
    <w:rsid w:val="00700339"/>
    <w:rsid w:val="0070040A"/>
    <w:rsid w:val="00700526"/>
    <w:rsid w:val="0070089B"/>
    <w:rsid w:val="00700B55"/>
    <w:rsid w:val="007013DD"/>
    <w:rsid w:val="007013FD"/>
    <w:rsid w:val="00701750"/>
    <w:rsid w:val="0070180A"/>
    <w:rsid w:val="007019C9"/>
    <w:rsid w:val="00701AD6"/>
    <w:rsid w:val="00701CF8"/>
    <w:rsid w:val="0070218B"/>
    <w:rsid w:val="00702218"/>
    <w:rsid w:val="00702712"/>
    <w:rsid w:val="00702A74"/>
    <w:rsid w:val="00702F0B"/>
    <w:rsid w:val="0070344D"/>
    <w:rsid w:val="007034AF"/>
    <w:rsid w:val="007034E5"/>
    <w:rsid w:val="007044BD"/>
    <w:rsid w:val="00704951"/>
    <w:rsid w:val="00704D99"/>
    <w:rsid w:val="00704E52"/>
    <w:rsid w:val="0070528F"/>
    <w:rsid w:val="007053E1"/>
    <w:rsid w:val="00705FCD"/>
    <w:rsid w:val="00706B4C"/>
    <w:rsid w:val="007071F0"/>
    <w:rsid w:val="00707381"/>
    <w:rsid w:val="0070769B"/>
    <w:rsid w:val="0070784D"/>
    <w:rsid w:val="00707D0F"/>
    <w:rsid w:val="00707E13"/>
    <w:rsid w:val="00710286"/>
    <w:rsid w:val="007102E4"/>
    <w:rsid w:val="007113DD"/>
    <w:rsid w:val="00711806"/>
    <w:rsid w:val="0071258C"/>
    <w:rsid w:val="007126EC"/>
    <w:rsid w:val="007129CD"/>
    <w:rsid w:val="0071323E"/>
    <w:rsid w:val="00713714"/>
    <w:rsid w:val="00713B1C"/>
    <w:rsid w:val="00713B4D"/>
    <w:rsid w:val="00713B76"/>
    <w:rsid w:val="00714010"/>
    <w:rsid w:val="007144E2"/>
    <w:rsid w:val="00714860"/>
    <w:rsid w:val="00714CD2"/>
    <w:rsid w:val="00715046"/>
    <w:rsid w:val="00715095"/>
    <w:rsid w:val="0071514B"/>
    <w:rsid w:val="00715643"/>
    <w:rsid w:val="007157DF"/>
    <w:rsid w:val="00715B9C"/>
    <w:rsid w:val="00715E59"/>
    <w:rsid w:val="00715F76"/>
    <w:rsid w:val="007162DC"/>
    <w:rsid w:val="007162E8"/>
    <w:rsid w:val="00716A2B"/>
    <w:rsid w:val="00716CE1"/>
    <w:rsid w:val="007170AA"/>
    <w:rsid w:val="00717450"/>
    <w:rsid w:val="007175A9"/>
    <w:rsid w:val="007175FD"/>
    <w:rsid w:val="007176D0"/>
    <w:rsid w:val="007176E7"/>
    <w:rsid w:val="00717843"/>
    <w:rsid w:val="007178DB"/>
    <w:rsid w:val="007179E5"/>
    <w:rsid w:val="007208D7"/>
    <w:rsid w:val="00720B8A"/>
    <w:rsid w:val="00720F39"/>
    <w:rsid w:val="00721057"/>
    <w:rsid w:val="00721331"/>
    <w:rsid w:val="00721C8B"/>
    <w:rsid w:val="00722727"/>
    <w:rsid w:val="00722950"/>
    <w:rsid w:val="00722F2D"/>
    <w:rsid w:val="00722F5F"/>
    <w:rsid w:val="007230BC"/>
    <w:rsid w:val="00723220"/>
    <w:rsid w:val="007232A2"/>
    <w:rsid w:val="007233B9"/>
    <w:rsid w:val="00723BBF"/>
    <w:rsid w:val="00723F2A"/>
    <w:rsid w:val="00724504"/>
    <w:rsid w:val="00724C62"/>
    <w:rsid w:val="00725210"/>
    <w:rsid w:val="007252AD"/>
    <w:rsid w:val="00725382"/>
    <w:rsid w:val="0072562C"/>
    <w:rsid w:val="007256EF"/>
    <w:rsid w:val="00725D3B"/>
    <w:rsid w:val="00726689"/>
    <w:rsid w:val="00726CBC"/>
    <w:rsid w:val="00726CD0"/>
    <w:rsid w:val="00726CE2"/>
    <w:rsid w:val="007270B5"/>
    <w:rsid w:val="00727612"/>
    <w:rsid w:val="0072779B"/>
    <w:rsid w:val="007278D6"/>
    <w:rsid w:val="00727C9C"/>
    <w:rsid w:val="00727CE0"/>
    <w:rsid w:val="00727FFC"/>
    <w:rsid w:val="00730DB9"/>
    <w:rsid w:val="00730E74"/>
    <w:rsid w:val="00730F29"/>
    <w:rsid w:val="00731675"/>
    <w:rsid w:val="00731757"/>
    <w:rsid w:val="00731F64"/>
    <w:rsid w:val="007320F8"/>
    <w:rsid w:val="00732174"/>
    <w:rsid w:val="00732317"/>
    <w:rsid w:val="0073291D"/>
    <w:rsid w:val="00733231"/>
    <w:rsid w:val="00733378"/>
    <w:rsid w:val="007335D5"/>
    <w:rsid w:val="00733A07"/>
    <w:rsid w:val="00733FBF"/>
    <w:rsid w:val="007340EC"/>
    <w:rsid w:val="00734212"/>
    <w:rsid w:val="00734697"/>
    <w:rsid w:val="00734702"/>
    <w:rsid w:val="007347B1"/>
    <w:rsid w:val="007348E6"/>
    <w:rsid w:val="0073490D"/>
    <w:rsid w:val="00734A9B"/>
    <w:rsid w:val="00734CCA"/>
    <w:rsid w:val="007353E3"/>
    <w:rsid w:val="00735479"/>
    <w:rsid w:val="00735D9D"/>
    <w:rsid w:val="00736AF6"/>
    <w:rsid w:val="00736B41"/>
    <w:rsid w:val="00736BD4"/>
    <w:rsid w:val="00736E89"/>
    <w:rsid w:val="007378EC"/>
    <w:rsid w:val="007379E0"/>
    <w:rsid w:val="00740828"/>
    <w:rsid w:val="0074148D"/>
    <w:rsid w:val="0074161C"/>
    <w:rsid w:val="00741A37"/>
    <w:rsid w:val="00741AB6"/>
    <w:rsid w:val="00741B6A"/>
    <w:rsid w:val="00741B79"/>
    <w:rsid w:val="00741C25"/>
    <w:rsid w:val="00741D76"/>
    <w:rsid w:val="00741DD2"/>
    <w:rsid w:val="0074207B"/>
    <w:rsid w:val="0074218E"/>
    <w:rsid w:val="007423A0"/>
    <w:rsid w:val="0074248F"/>
    <w:rsid w:val="00742618"/>
    <w:rsid w:val="00742D3D"/>
    <w:rsid w:val="007432F5"/>
    <w:rsid w:val="007437CC"/>
    <w:rsid w:val="0074395F"/>
    <w:rsid w:val="00743D69"/>
    <w:rsid w:val="00743FFC"/>
    <w:rsid w:val="00744324"/>
    <w:rsid w:val="00744489"/>
    <w:rsid w:val="00744B35"/>
    <w:rsid w:val="00744C5D"/>
    <w:rsid w:val="00744C6A"/>
    <w:rsid w:val="00744D96"/>
    <w:rsid w:val="00744FCB"/>
    <w:rsid w:val="007454F4"/>
    <w:rsid w:val="00745A48"/>
    <w:rsid w:val="00745D86"/>
    <w:rsid w:val="00745F52"/>
    <w:rsid w:val="007461BE"/>
    <w:rsid w:val="007462BC"/>
    <w:rsid w:val="00746608"/>
    <w:rsid w:val="0074680D"/>
    <w:rsid w:val="00746A39"/>
    <w:rsid w:val="00746D8B"/>
    <w:rsid w:val="00746ECC"/>
    <w:rsid w:val="007471A6"/>
    <w:rsid w:val="007473FD"/>
    <w:rsid w:val="00747611"/>
    <w:rsid w:val="0075005D"/>
    <w:rsid w:val="0075074E"/>
    <w:rsid w:val="007507E8"/>
    <w:rsid w:val="00750D89"/>
    <w:rsid w:val="0075138A"/>
    <w:rsid w:val="00751A23"/>
    <w:rsid w:val="00751A89"/>
    <w:rsid w:val="00751B81"/>
    <w:rsid w:val="00752057"/>
    <w:rsid w:val="00752076"/>
    <w:rsid w:val="0075271D"/>
    <w:rsid w:val="00752743"/>
    <w:rsid w:val="00752BC3"/>
    <w:rsid w:val="00752C56"/>
    <w:rsid w:val="00752D8C"/>
    <w:rsid w:val="00752DE9"/>
    <w:rsid w:val="007538F6"/>
    <w:rsid w:val="00753CD2"/>
    <w:rsid w:val="0075427E"/>
    <w:rsid w:val="0075455D"/>
    <w:rsid w:val="007548D3"/>
    <w:rsid w:val="00755066"/>
    <w:rsid w:val="007554F8"/>
    <w:rsid w:val="00755626"/>
    <w:rsid w:val="007556B0"/>
    <w:rsid w:val="00755B5E"/>
    <w:rsid w:val="007563E7"/>
    <w:rsid w:val="00756438"/>
    <w:rsid w:val="007566D4"/>
    <w:rsid w:val="007566D6"/>
    <w:rsid w:val="007567F1"/>
    <w:rsid w:val="00756BF2"/>
    <w:rsid w:val="00757093"/>
    <w:rsid w:val="00757739"/>
    <w:rsid w:val="00757BE5"/>
    <w:rsid w:val="00757D08"/>
    <w:rsid w:val="00757F84"/>
    <w:rsid w:val="00760333"/>
    <w:rsid w:val="00760405"/>
    <w:rsid w:val="00760728"/>
    <w:rsid w:val="00760E15"/>
    <w:rsid w:val="00761023"/>
    <w:rsid w:val="00762100"/>
    <w:rsid w:val="00762269"/>
    <w:rsid w:val="00762418"/>
    <w:rsid w:val="00762481"/>
    <w:rsid w:val="007629AC"/>
    <w:rsid w:val="00762CF7"/>
    <w:rsid w:val="00762E09"/>
    <w:rsid w:val="00762ED0"/>
    <w:rsid w:val="007631E4"/>
    <w:rsid w:val="00763676"/>
    <w:rsid w:val="007637C2"/>
    <w:rsid w:val="00763E19"/>
    <w:rsid w:val="00764141"/>
    <w:rsid w:val="00764C25"/>
    <w:rsid w:val="00764DFE"/>
    <w:rsid w:val="00764EB9"/>
    <w:rsid w:val="007654AA"/>
    <w:rsid w:val="0076593E"/>
    <w:rsid w:val="00765A3E"/>
    <w:rsid w:val="0076640D"/>
    <w:rsid w:val="00766482"/>
    <w:rsid w:val="007668EE"/>
    <w:rsid w:val="00766D01"/>
    <w:rsid w:val="00766F72"/>
    <w:rsid w:val="00766FAA"/>
    <w:rsid w:val="00767E2A"/>
    <w:rsid w:val="00767FF1"/>
    <w:rsid w:val="0077042A"/>
    <w:rsid w:val="0077059B"/>
    <w:rsid w:val="007705A4"/>
    <w:rsid w:val="00770EF6"/>
    <w:rsid w:val="00771265"/>
    <w:rsid w:val="00771706"/>
    <w:rsid w:val="007717F2"/>
    <w:rsid w:val="007719A1"/>
    <w:rsid w:val="00771FAF"/>
    <w:rsid w:val="007721EC"/>
    <w:rsid w:val="00772F01"/>
    <w:rsid w:val="00772FA1"/>
    <w:rsid w:val="00773201"/>
    <w:rsid w:val="007733A3"/>
    <w:rsid w:val="007737D7"/>
    <w:rsid w:val="00773D8C"/>
    <w:rsid w:val="00773E10"/>
    <w:rsid w:val="0077443F"/>
    <w:rsid w:val="00774523"/>
    <w:rsid w:val="007746FC"/>
    <w:rsid w:val="00774831"/>
    <w:rsid w:val="00774CAE"/>
    <w:rsid w:val="00774F27"/>
    <w:rsid w:val="00775CE9"/>
    <w:rsid w:val="00777095"/>
    <w:rsid w:val="0077727B"/>
    <w:rsid w:val="00777298"/>
    <w:rsid w:val="00777C9B"/>
    <w:rsid w:val="0078030A"/>
    <w:rsid w:val="007803F5"/>
    <w:rsid w:val="00780729"/>
    <w:rsid w:val="007808EE"/>
    <w:rsid w:val="007809EE"/>
    <w:rsid w:val="00780DF1"/>
    <w:rsid w:val="0078136C"/>
    <w:rsid w:val="00781B69"/>
    <w:rsid w:val="00782121"/>
    <w:rsid w:val="00782DEE"/>
    <w:rsid w:val="00782F28"/>
    <w:rsid w:val="00782FA6"/>
    <w:rsid w:val="00783137"/>
    <w:rsid w:val="00783426"/>
    <w:rsid w:val="007846A0"/>
    <w:rsid w:val="0078484C"/>
    <w:rsid w:val="00784944"/>
    <w:rsid w:val="00784C11"/>
    <w:rsid w:val="00785945"/>
    <w:rsid w:val="00785973"/>
    <w:rsid w:val="00785A02"/>
    <w:rsid w:val="00785A5D"/>
    <w:rsid w:val="00785FFC"/>
    <w:rsid w:val="00786675"/>
    <w:rsid w:val="00787680"/>
    <w:rsid w:val="007876D3"/>
    <w:rsid w:val="00787AC6"/>
    <w:rsid w:val="00790815"/>
    <w:rsid w:val="00790A23"/>
    <w:rsid w:val="00790B63"/>
    <w:rsid w:val="00791558"/>
    <w:rsid w:val="007917B0"/>
    <w:rsid w:val="00791BCA"/>
    <w:rsid w:val="00791E05"/>
    <w:rsid w:val="00791F24"/>
    <w:rsid w:val="007921E9"/>
    <w:rsid w:val="007926D4"/>
    <w:rsid w:val="007933FA"/>
    <w:rsid w:val="007947A4"/>
    <w:rsid w:val="007947AE"/>
    <w:rsid w:val="00794E39"/>
    <w:rsid w:val="007951FB"/>
    <w:rsid w:val="007952ED"/>
    <w:rsid w:val="00795527"/>
    <w:rsid w:val="00795546"/>
    <w:rsid w:val="00795846"/>
    <w:rsid w:val="00795F60"/>
    <w:rsid w:val="00796147"/>
    <w:rsid w:val="007964BD"/>
    <w:rsid w:val="00796957"/>
    <w:rsid w:val="00796AA5"/>
    <w:rsid w:val="00796EA6"/>
    <w:rsid w:val="007972FF"/>
    <w:rsid w:val="007A0443"/>
    <w:rsid w:val="007A07D5"/>
    <w:rsid w:val="007A0F53"/>
    <w:rsid w:val="007A1490"/>
    <w:rsid w:val="007A16DF"/>
    <w:rsid w:val="007A1FF1"/>
    <w:rsid w:val="007A208E"/>
    <w:rsid w:val="007A23B4"/>
    <w:rsid w:val="007A2477"/>
    <w:rsid w:val="007A285E"/>
    <w:rsid w:val="007A28F0"/>
    <w:rsid w:val="007A299B"/>
    <w:rsid w:val="007A29FE"/>
    <w:rsid w:val="007A2E17"/>
    <w:rsid w:val="007A300D"/>
    <w:rsid w:val="007A3272"/>
    <w:rsid w:val="007A3445"/>
    <w:rsid w:val="007A39F6"/>
    <w:rsid w:val="007A464C"/>
    <w:rsid w:val="007A47CB"/>
    <w:rsid w:val="007A50F5"/>
    <w:rsid w:val="007A54CC"/>
    <w:rsid w:val="007A56BD"/>
    <w:rsid w:val="007A579C"/>
    <w:rsid w:val="007A591D"/>
    <w:rsid w:val="007A63A4"/>
    <w:rsid w:val="007A6551"/>
    <w:rsid w:val="007A6A88"/>
    <w:rsid w:val="007A6AE1"/>
    <w:rsid w:val="007A6C15"/>
    <w:rsid w:val="007A6D0C"/>
    <w:rsid w:val="007A7009"/>
    <w:rsid w:val="007A788A"/>
    <w:rsid w:val="007A7B29"/>
    <w:rsid w:val="007B00AB"/>
    <w:rsid w:val="007B01B4"/>
    <w:rsid w:val="007B02E3"/>
    <w:rsid w:val="007B115C"/>
    <w:rsid w:val="007B11D4"/>
    <w:rsid w:val="007B11FB"/>
    <w:rsid w:val="007B1494"/>
    <w:rsid w:val="007B17E0"/>
    <w:rsid w:val="007B18E4"/>
    <w:rsid w:val="007B1B48"/>
    <w:rsid w:val="007B1C39"/>
    <w:rsid w:val="007B1F03"/>
    <w:rsid w:val="007B2025"/>
    <w:rsid w:val="007B2100"/>
    <w:rsid w:val="007B2467"/>
    <w:rsid w:val="007B263E"/>
    <w:rsid w:val="007B277F"/>
    <w:rsid w:val="007B2F60"/>
    <w:rsid w:val="007B441D"/>
    <w:rsid w:val="007B4AC6"/>
    <w:rsid w:val="007B4EE7"/>
    <w:rsid w:val="007B6323"/>
    <w:rsid w:val="007B6649"/>
    <w:rsid w:val="007B6A00"/>
    <w:rsid w:val="007B6DA3"/>
    <w:rsid w:val="007B71F9"/>
    <w:rsid w:val="007B739D"/>
    <w:rsid w:val="007B73CD"/>
    <w:rsid w:val="007B77BB"/>
    <w:rsid w:val="007B7ACB"/>
    <w:rsid w:val="007B7F0F"/>
    <w:rsid w:val="007C0070"/>
    <w:rsid w:val="007C015E"/>
    <w:rsid w:val="007C0347"/>
    <w:rsid w:val="007C0640"/>
    <w:rsid w:val="007C07C4"/>
    <w:rsid w:val="007C0CF1"/>
    <w:rsid w:val="007C11B0"/>
    <w:rsid w:val="007C1620"/>
    <w:rsid w:val="007C168F"/>
    <w:rsid w:val="007C170C"/>
    <w:rsid w:val="007C18BD"/>
    <w:rsid w:val="007C19D7"/>
    <w:rsid w:val="007C21AE"/>
    <w:rsid w:val="007C23F3"/>
    <w:rsid w:val="007C280F"/>
    <w:rsid w:val="007C2B17"/>
    <w:rsid w:val="007C2CAA"/>
    <w:rsid w:val="007C3102"/>
    <w:rsid w:val="007C3121"/>
    <w:rsid w:val="007C3399"/>
    <w:rsid w:val="007C392E"/>
    <w:rsid w:val="007C3DA5"/>
    <w:rsid w:val="007C47F2"/>
    <w:rsid w:val="007C498E"/>
    <w:rsid w:val="007C4B0E"/>
    <w:rsid w:val="007C56D4"/>
    <w:rsid w:val="007C6624"/>
    <w:rsid w:val="007C6799"/>
    <w:rsid w:val="007C6AFE"/>
    <w:rsid w:val="007C70C5"/>
    <w:rsid w:val="007C73E8"/>
    <w:rsid w:val="007C75A6"/>
    <w:rsid w:val="007C7919"/>
    <w:rsid w:val="007C795A"/>
    <w:rsid w:val="007C7BF5"/>
    <w:rsid w:val="007C7FE0"/>
    <w:rsid w:val="007D02F2"/>
    <w:rsid w:val="007D0726"/>
    <w:rsid w:val="007D086E"/>
    <w:rsid w:val="007D0B28"/>
    <w:rsid w:val="007D0C15"/>
    <w:rsid w:val="007D0C42"/>
    <w:rsid w:val="007D0C89"/>
    <w:rsid w:val="007D0D60"/>
    <w:rsid w:val="007D0EB0"/>
    <w:rsid w:val="007D1393"/>
    <w:rsid w:val="007D1DB9"/>
    <w:rsid w:val="007D2355"/>
    <w:rsid w:val="007D2AA4"/>
    <w:rsid w:val="007D2ACE"/>
    <w:rsid w:val="007D2C09"/>
    <w:rsid w:val="007D2C49"/>
    <w:rsid w:val="007D2D87"/>
    <w:rsid w:val="007D2F40"/>
    <w:rsid w:val="007D3444"/>
    <w:rsid w:val="007D3C86"/>
    <w:rsid w:val="007D4062"/>
    <w:rsid w:val="007D4376"/>
    <w:rsid w:val="007D44FF"/>
    <w:rsid w:val="007D4884"/>
    <w:rsid w:val="007D4B7F"/>
    <w:rsid w:val="007D5C71"/>
    <w:rsid w:val="007D5EBF"/>
    <w:rsid w:val="007D62C7"/>
    <w:rsid w:val="007D6661"/>
    <w:rsid w:val="007D7122"/>
    <w:rsid w:val="007D77DF"/>
    <w:rsid w:val="007D7B10"/>
    <w:rsid w:val="007D7BAF"/>
    <w:rsid w:val="007D7DA4"/>
    <w:rsid w:val="007E00B5"/>
    <w:rsid w:val="007E06FA"/>
    <w:rsid w:val="007E07D8"/>
    <w:rsid w:val="007E0F06"/>
    <w:rsid w:val="007E15A6"/>
    <w:rsid w:val="007E15E3"/>
    <w:rsid w:val="007E17E1"/>
    <w:rsid w:val="007E2A50"/>
    <w:rsid w:val="007E31EE"/>
    <w:rsid w:val="007E32DE"/>
    <w:rsid w:val="007E3657"/>
    <w:rsid w:val="007E3878"/>
    <w:rsid w:val="007E3C9E"/>
    <w:rsid w:val="007E3FD5"/>
    <w:rsid w:val="007E4034"/>
    <w:rsid w:val="007E4088"/>
    <w:rsid w:val="007E466F"/>
    <w:rsid w:val="007E4E65"/>
    <w:rsid w:val="007E53FD"/>
    <w:rsid w:val="007E5526"/>
    <w:rsid w:val="007E5720"/>
    <w:rsid w:val="007E5B54"/>
    <w:rsid w:val="007E5C0D"/>
    <w:rsid w:val="007E60E0"/>
    <w:rsid w:val="007E6632"/>
    <w:rsid w:val="007E691B"/>
    <w:rsid w:val="007E738E"/>
    <w:rsid w:val="007E7460"/>
    <w:rsid w:val="007E7518"/>
    <w:rsid w:val="007E7F14"/>
    <w:rsid w:val="007E7F67"/>
    <w:rsid w:val="007F09FD"/>
    <w:rsid w:val="007F0DED"/>
    <w:rsid w:val="007F10DE"/>
    <w:rsid w:val="007F1315"/>
    <w:rsid w:val="007F156D"/>
    <w:rsid w:val="007F1C85"/>
    <w:rsid w:val="007F1F94"/>
    <w:rsid w:val="007F2261"/>
    <w:rsid w:val="007F24CF"/>
    <w:rsid w:val="007F27B0"/>
    <w:rsid w:val="007F27FF"/>
    <w:rsid w:val="007F2829"/>
    <w:rsid w:val="007F2940"/>
    <w:rsid w:val="007F2BD0"/>
    <w:rsid w:val="007F2DDB"/>
    <w:rsid w:val="007F3125"/>
    <w:rsid w:val="007F44F6"/>
    <w:rsid w:val="007F4581"/>
    <w:rsid w:val="007F48EC"/>
    <w:rsid w:val="007F4927"/>
    <w:rsid w:val="007F49B2"/>
    <w:rsid w:val="007F4CE6"/>
    <w:rsid w:val="007F4EBE"/>
    <w:rsid w:val="007F539A"/>
    <w:rsid w:val="007F5580"/>
    <w:rsid w:val="007F62D1"/>
    <w:rsid w:val="007F6423"/>
    <w:rsid w:val="007F6DDE"/>
    <w:rsid w:val="007F7101"/>
    <w:rsid w:val="007F72B1"/>
    <w:rsid w:val="007F7F46"/>
    <w:rsid w:val="007F7F93"/>
    <w:rsid w:val="0080047C"/>
    <w:rsid w:val="00800506"/>
    <w:rsid w:val="00800772"/>
    <w:rsid w:val="008007D9"/>
    <w:rsid w:val="00800F0F"/>
    <w:rsid w:val="008013EB"/>
    <w:rsid w:val="0080162A"/>
    <w:rsid w:val="0080191A"/>
    <w:rsid w:val="0080212F"/>
    <w:rsid w:val="00802672"/>
    <w:rsid w:val="008032AF"/>
    <w:rsid w:val="008033E9"/>
    <w:rsid w:val="00803504"/>
    <w:rsid w:val="00803683"/>
    <w:rsid w:val="0080385C"/>
    <w:rsid w:val="008038CC"/>
    <w:rsid w:val="00803EA4"/>
    <w:rsid w:val="0080450C"/>
    <w:rsid w:val="00804537"/>
    <w:rsid w:val="008055AD"/>
    <w:rsid w:val="00805747"/>
    <w:rsid w:val="00805819"/>
    <w:rsid w:val="00805898"/>
    <w:rsid w:val="00805CB7"/>
    <w:rsid w:val="00805D9A"/>
    <w:rsid w:val="00805FAD"/>
    <w:rsid w:val="00806398"/>
    <w:rsid w:val="008064BE"/>
    <w:rsid w:val="0080685D"/>
    <w:rsid w:val="00806FF1"/>
    <w:rsid w:val="0080755E"/>
    <w:rsid w:val="0080773F"/>
    <w:rsid w:val="00807C51"/>
    <w:rsid w:val="00807FB4"/>
    <w:rsid w:val="008108DA"/>
    <w:rsid w:val="00810F16"/>
    <w:rsid w:val="008114DE"/>
    <w:rsid w:val="00811592"/>
    <w:rsid w:val="0081176C"/>
    <w:rsid w:val="00811ED1"/>
    <w:rsid w:val="00811FD0"/>
    <w:rsid w:val="00812184"/>
    <w:rsid w:val="008123CC"/>
    <w:rsid w:val="008128F2"/>
    <w:rsid w:val="00813589"/>
    <w:rsid w:val="00813F7B"/>
    <w:rsid w:val="00813FAD"/>
    <w:rsid w:val="008140F5"/>
    <w:rsid w:val="008143FF"/>
    <w:rsid w:val="008148E5"/>
    <w:rsid w:val="00814A9C"/>
    <w:rsid w:val="00814B48"/>
    <w:rsid w:val="00814BC4"/>
    <w:rsid w:val="00814C56"/>
    <w:rsid w:val="00814CDE"/>
    <w:rsid w:val="00814E37"/>
    <w:rsid w:val="008154F9"/>
    <w:rsid w:val="008159B8"/>
    <w:rsid w:val="008159D7"/>
    <w:rsid w:val="00815A28"/>
    <w:rsid w:val="00815D2E"/>
    <w:rsid w:val="00815D8E"/>
    <w:rsid w:val="00816070"/>
    <w:rsid w:val="008160FD"/>
    <w:rsid w:val="008166EB"/>
    <w:rsid w:val="0081670C"/>
    <w:rsid w:val="00816FCB"/>
    <w:rsid w:val="008171EE"/>
    <w:rsid w:val="008172ED"/>
    <w:rsid w:val="0081739B"/>
    <w:rsid w:val="00817493"/>
    <w:rsid w:val="008209A7"/>
    <w:rsid w:val="00820E9E"/>
    <w:rsid w:val="00820EA4"/>
    <w:rsid w:val="008217BA"/>
    <w:rsid w:val="00821B1D"/>
    <w:rsid w:val="00821D18"/>
    <w:rsid w:val="00821D6C"/>
    <w:rsid w:val="00821E7E"/>
    <w:rsid w:val="00822183"/>
    <w:rsid w:val="00822187"/>
    <w:rsid w:val="0082265E"/>
    <w:rsid w:val="008228E5"/>
    <w:rsid w:val="00822A12"/>
    <w:rsid w:val="00822ABA"/>
    <w:rsid w:val="00822BD6"/>
    <w:rsid w:val="00822CAB"/>
    <w:rsid w:val="00823436"/>
    <w:rsid w:val="008237D3"/>
    <w:rsid w:val="00823AEC"/>
    <w:rsid w:val="0082404C"/>
    <w:rsid w:val="00824059"/>
    <w:rsid w:val="00824325"/>
    <w:rsid w:val="008248A6"/>
    <w:rsid w:val="0082567D"/>
    <w:rsid w:val="00826A1F"/>
    <w:rsid w:val="00826CCC"/>
    <w:rsid w:val="00826E12"/>
    <w:rsid w:val="0082791A"/>
    <w:rsid w:val="00827C00"/>
    <w:rsid w:val="00827C5B"/>
    <w:rsid w:val="0083017C"/>
    <w:rsid w:val="008305FB"/>
    <w:rsid w:val="00830D6B"/>
    <w:rsid w:val="0083150D"/>
    <w:rsid w:val="00831782"/>
    <w:rsid w:val="00831A53"/>
    <w:rsid w:val="00831DB5"/>
    <w:rsid w:val="00832096"/>
    <w:rsid w:val="008320A5"/>
    <w:rsid w:val="008321DA"/>
    <w:rsid w:val="00832419"/>
    <w:rsid w:val="00832E83"/>
    <w:rsid w:val="00833480"/>
    <w:rsid w:val="00833520"/>
    <w:rsid w:val="00833868"/>
    <w:rsid w:val="00834D39"/>
    <w:rsid w:val="00834E09"/>
    <w:rsid w:val="00835283"/>
    <w:rsid w:val="00835A06"/>
    <w:rsid w:val="00835E9C"/>
    <w:rsid w:val="0083633A"/>
    <w:rsid w:val="00836462"/>
    <w:rsid w:val="00836595"/>
    <w:rsid w:val="00836F55"/>
    <w:rsid w:val="00837256"/>
    <w:rsid w:val="008377B9"/>
    <w:rsid w:val="008378C3"/>
    <w:rsid w:val="008379BB"/>
    <w:rsid w:val="00837C17"/>
    <w:rsid w:val="00837F46"/>
    <w:rsid w:val="0084002C"/>
    <w:rsid w:val="00840202"/>
    <w:rsid w:val="0084052D"/>
    <w:rsid w:val="00840833"/>
    <w:rsid w:val="00840D3A"/>
    <w:rsid w:val="0084102A"/>
    <w:rsid w:val="0084118C"/>
    <w:rsid w:val="00841A28"/>
    <w:rsid w:val="00841AD2"/>
    <w:rsid w:val="00841D7F"/>
    <w:rsid w:val="00841E44"/>
    <w:rsid w:val="00842137"/>
    <w:rsid w:val="00842825"/>
    <w:rsid w:val="00842AFB"/>
    <w:rsid w:val="00842DDB"/>
    <w:rsid w:val="00842ED3"/>
    <w:rsid w:val="00843788"/>
    <w:rsid w:val="008438FC"/>
    <w:rsid w:val="00843CEF"/>
    <w:rsid w:val="008449A6"/>
    <w:rsid w:val="00844ED0"/>
    <w:rsid w:val="00844F60"/>
    <w:rsid w:val="008455B7"/>
    <w:rsid w:val="008461F8"/>
    <w:rsid w:val="008463DC"/>
    <w:rsid w:val="00846518"/>
    <w:rsid w:val="00846692"/>
    <w:rsid w:val="00846D5B"/>
    <w:rsid w:val="00847610"/>
    <w:rsid w:val="00847916"/>
    <w:rsid w:val="00847B9E"/>
    <w:rsid w:val="0085003D"/>
    <w:rsid w:val="008501F6"/>
    <w:rsid w:val="00850B80"/>
    <w:rsid w:val="00850C00"/>
    <w:rsid w:val="00850D78"/>
    <w:rsid w:val="00850D91"/>
    <w:rsid w:val="00850DA1"/>
    <w:rsid w:val="00851002"/>
    <w:rsid w:val="00851422"/>
    <w:rsid w:val="00851516"/>
    <w:rsid w:val="0085160A"/>
    <w:rsid w:val="00851D1E"/>
    <w:rsid w:val="00851E21"/>
    <w:rsid w:val="00851FAB"/>
    <w:rsid w:val="00852025"/>
    <w:rsid w:val="00852072"/>
    <w:rsid w:val="0085252E"/>
    <w:rsid w:val="0085265D"/>
    <w:rsid w:val="008526B2"/>
    <w:rsid w:val="0085273A"/>
    <w:rsid w:val="0085280E"/>
    <w:rsid w:val="00852BA2"/>
    <w:rsid w:val="00852C88"/>
    <w:rsid w:val="00852ED6"/>
    <w:rsid w:val="00853CDC"/>
    <w:rsid w:val="00853E3C"/>
    <w:rsid w:val="008540F8"/>
    <w:rsid w:val="0085450C"/>
    <w:rsid w:val="008548CF"/>
    <w:rsid w:val="0085494C"/>
    <w:rsid w:val="00854A2C"/>
    <w:rsid w:val="00854D9B"/>
    <w:rsid w:val="00854F51"/>
    <w:rsid w:val="008554E9"/>
    <w:rsid w:val="00855613"/>
    <w:rsid w:val="008556D4"/>
    <w:rsid w:val="0085575C"/>
    <w:rsid w:val="0085590F"/>
    <w:rsid w:val="00856353"/>
    <w:rsid w:val="00856537"/>
    <w:rsid w:val="0085659E"/>
    <w:rsid w:val="00856775"/>
    <w:rsid w:val="008567B9"/>
    <w:rsid w:val="00856EB2"/>
    <w:rsid w:val="0085707E"/>
    <w:rsid w:val="008571AD"/>
    <w:rsid w:val="00857223"/>
    <w:rsid w:val="0085778E"/>
    <w:rsid w:val="008577A5"/>
    <w:rsid w:val="008577B8"/>
    <w:rsid w:val="008600FA"/>
    <w:rsid w:val="00860725"/>
    <w:rsid w:val="00860769"/>
    <w:rsid w:val="0086079B"/>
    <w:rsid w:val="008607EC"/>
    <w:rsid w:val="008609A9"/>
    <w:rsid w:val="00860A3C"/>
    <w:rsid w:val="00860E25"/>
    <w:rsid w:val="00860E9E"/>
    <w:rsid w:val="00860EEB"/>
    <w:rsid w:val="00861398"/>
    <w:rsid w:val="008616E9"/>
    <w:rsid w:val="0086171F"/>
    <w:rsid w:val="008617FE"/>
    <w:rsid w:val="00861A34"/>
    <w:rsid w:val="00861A45"/>
    <w:rsid w:val="00861D98"/>
    <w:rsid w:val="00861FCB"/>
    <w:rsid w:val="0086235D"/>
    <w:rsid w:val="008623AC"/>
    <w:rsid w:val="0086266C"/>
    <w:rsid w:val="0086269C"/>
    <w:rsid w:val="00862849"/>
    <w:rsid w:val="00862892"/>
    <w:rsid w:val="0086354A"/>
    <w:rsid w:val="00863963"/>
    <w:rsid w:val="00863BBE"/>
    <w:rsid w:val="00863CB3"/>
    <w:rsid w:val="00863E29"/>
    <w:rsid w:val="008641F2"/>
    <w:rsid w:val="00864373"/>
    <w:rsid w:val="00864A1F"/>
    <w:rsid w:val="00864B29"/>
    <w:rsid w:val="0086538E"/>
    <w:rsid w:val="00865780"/>
    <w:rsid w:val="00865931"/>
    <w:rsid w:val="00865DAB"/>
    <w:rsid w:val="0086645C"/>
    <w:rsid w:val="00866C5F"/>
    <w:rsid w:val="00866D6C"/>
    <w:rsid w:val="00866E6D"/>
    <w:rsid w:val="008671B9"/>
    <w:rsid w:val="0086724C"/>
    <w:rsid w:val="0086745B"/>
    <w:rsid w:val="0087042F"/>
    <w:rsid w:val="00870697"/>
    <w:rsid w:val="00870878"/>
    <w:rsid w:val="00870AA6"/>
    <w:rsid w:val="00870BF8"/>
    <w:rsid w:val="0087179D"/>
    <w:rsid w:val="00871D19"/>
    <w:rsid w:val="00871DD2"/>
    <w:rsid w:val="00871E05"/>
    <w:rsid w:val="00872873"/>
    <w:rsid w:val="008729F6"/>
    <w:rsid w:val="00872C4A"/>
    <w:rsid w:val="00872EB4"/>
    <w:rsid w:val="00872F19"/>
    <w:rsid w:val="00873235"/>
    <w:rsid w:val="0087368D"/>
    <w:rsid w:val="008736A5"/>
    <w:rsid w:val="008736F0"/>
    <w:rsid w:val="00873A8B"/>
    <w:rsid w:val="00873B81"/>
    <w:rsid w:val="00873EC3"/>
    <w:rsid w:val="0087409C"/>
    <w:rsid w:val="00874C40"/>
    <w:rsid w:val="00874F9E"/>
    <w:rsid w:val="0087534A"/>
    <w:rsid w:val="00875436"/>
    <w:rsid w:val="00875479"/>
    <w:rsid w:val="008763F7"/>
    <w:rsid w:val="0087642A"/>
    <w:rsid w:val="008766C8"/>
    <w:rsid w:val="00876B8F"/>
    <w:rsid w:val="00876E7B"/>
    <w:rsid w:val="00876FCA"/>
    <w:rsid w:val="00876FCC"/>
    <w:rsid w:val="00876FF4"/>
    <w:rsid w:val="00877772"/>
    <w:rsid w:val="0087787C"/>
    <w:rsid w:val="00877D7E"/>
    <w:rsid w:val="00877DAA"/>
    <w:rsid w:val="008803B7"/>
    <w:rsid w:val="0088084F"/>
    <w:rsid w:val="00880B2C"/>
    <w:rsid w:val="00880BB2"/>
    <w:rsid w:val="00880C26"/>
    <w:rsid w:val="00880CA3"/>
    <w:rsid w:val="00881417"/>
    <w:rsid w:val="0088201B"/>
    <w:rsid w:val="008824F4"/>
    <w:rsid w:val="00882B93"/>
    <w:rsid w:val="00882FFC"/>
    <w:rsid w:val="00883398"/>
    <w:rsid w:val="00883915"/>
    <w:rsid w:val="00884237"/>
    <w:rsid w:val="00884369"/>
    <w:rsid w:val="00884EBD"/>
    <w:rsid w:val="00884FB2"/>
    <w:rsid w:val="0088520B"/>
    <w:rsid w:val="0088571E"/>
    <w:rsid w:val="00885C86"/>
    <w:rsid w:val="00885CB4"/>
    <w:rsid w:val="00885CDD"/>
    <w:rsid w:val="00886030"/>
    <w:rsid w:val="00886103"/>
    <w:rsid w:val="00886A40"/>
    <w:rsid w:val="00886C84"/>
    <w:rsid w:val="00887864"/>
    <w:rsid w:val="00887896"/>
    <w:rsid w:val="0089001D"/>
    <w:rsid w:val="0089003B"/>
    <w:rsid w:val="00890CA1"/>
    <w:rsid w:val="00891373"/>
    <w:rsid w:val="008913BE"/>
    <w:rsid w:val="0089214C"/>
    <w:rsid w:val="00892372"/>
    <w:rsid w:val="00892B83"/>
    <w:rsid w:val="00892DF5"/>
    <w:rsid w:val="00892E60"/>
    <w:rsid w:val="00892F30"/>
    <w:rsid w:val="00893303"/>
    <w:rsid w:val="0089368A"/>
    <w:rsid w:val="008937C8"/>
    <w:rsid w:val="00893A8B"/>
    <w:rsid w:val="00894235"/>
    <w:rsid w:val="008944A1"/>
    <w:rsid w:val="0089492B"/>
    <w:rsid w:val="00894B99"/>
    <w:rsid w:val="00894E93"/>
    <w:rsid w:val="00895217"/>
    <w:rsid w:val="008954BC"/>
    <w:rsid w:val="0089559C"/>
    <w:rsid w:val="00895736"/>
    <w:rsid w:val="00895C7C"/>
    <w:rsid w:val="00895D7C"/>
    <w:rsid w:val="00896209"/>
    <w:rsid w:val="008968DF"/>
    <w:rsid w:val="00896F92"/>
    <w:rsid w:val="008973FD"/>
    <w:rsid w:val="0089760B"/>
    <w:rsid w:val="00897BFD"/>
    <w:rsid w:val="00897BFE"/>
    <w:rsid w:val="00897D71"/>
    <w:rsid w:val="00897ECB"/>
    <w:rsid w:val="008A0032"/>
    <w:rsid w:val="008A0124"/>
    <w:rsid w:val="008A05FD"/>
    <w:rsid w:val="008A0623"/>
    <w:rsid w:val="008A085C"/>
    <w:rsid w:val="008A09BC"/>
    <w:rsid w:val="008A0C5C"/>
    <w:rsid w:val="008A0EE9"/>
    <w:rsid w:val="008A1E86"/>
    <w:rsid w:val="008A2266"/>
    <w:rsid w:val="008A22DC"/>
    <w:rsid w:val="008A31E7"/>
    <w:rsid w:val="008A325A"/>
    <w:rsid w:val="008A3686"/>
    <w:rsid w:val="008A3B18"/>
    <w:rsid w:val="008A3D50"/>
    <w:rsid w:val="008A438A"/>
    <w:rsid w:val="008A469D"/>
    <w:rsid w:val="008A47B0"/>
    <w:rsid w:val="008A5A18"/>
    <w:rsid w:val="008A6136"/>
    <w:rsid w:val="008A6394"/>
    <w:rsid w:val="008A676A"/>
    <w:rsid w:val="008A697E"/>
    <w:rsid w:val="008A6FD3"/>
    <w:rsid w:val="008B0088"/>
    <w:rsid w:val="008B03BD"/>
    <w:rsid w:val="008B0D5D"/>
    <w:rsid w:val="008B0F5A"/>
    <w:rsid w:val="008B1254"/>
    <w:rsid w:val="008B1731"/>
    <w:rsid w:val="008B1879"/>
    <w:rsid w:val="008B1CC0"/>
    <w:rsid w:val="008B1D53"/>
    <w:rsid w:val="008B2521"/>
    <w:rsid w:val="008B320A"/>
    <w:rsid w:val="008B3F94"/>
    <w:rsid w:val="008B4126"/>
    <w:rsid w:val="008B43F3"/>
    <w:rsid w:val="008B4655"/>
    <w:rsid w:val="008B4AEC"/>
    <w:rsid w:val="008B4E95"/>
    <w:rsid w:val="008B5255"/>
    <w:rsid w:val="008B52BD"/>
    <w:rsid w:val="008B539E"/>
    <w:rsid w:val="008B5747"/>
    <w:rsid w:val="008B5AD3"/>
    <w:rsid w:val="008B5BFB"/>
    <w:rsid w:val="008B5D91"/>
    <w:rsid w:val="008B5E12"/>
    <w:rsid w:val="008B5EBF"/>
    <w:rsid w:val="008B62C5"/>
    <w:rsid w:val="008B6459"/>
    <w:rsid w:val="008B64EC"/>
    <w:rsid w:val="008B66DA"/>
    <w:rsid w:val="008B6BAC"/>
    <w:rsid w:val="008B7031"/>
    <w:rsid w:val="008B7A55"/>
    <w:rsid w:val="008C010B"/>
    <w:rsid w:val="008C0483"/>
    <w:rsid w:val="008C0BA4"/>
    <w:rsid w:val="008C1071"/>
    <w:rsid w:val="008C1AFA"/>
    <w:rsid w:val="008C1B0A"/>
    <w:rsid w:val="008C1CBB"/>
    <w:rsid w:val="008C24D8"/>
    <w:rsid w:val="008C2C8D"/>
    <w:rsid w:val="008C2D46"/>
    <w:rsid w:val="008C386B"/>
    <w:rsid w:val="008C3C64"/>
    <w:rsid w:val="008C3FEF"/>
    <w:rsid w:val="008C40C2"/>
    <w:rsid w:val="008C40EB"/>
    <w:rsid w:val="008C4232"/>
    <w:rsid w:val="008C4586"/>
    <w:rsid w:val="008C47A9"/>
    <w:rsid w:val="008C47C4"/>
    <w:rsid w:val="008C4887"/>
    <w:rsid w:val="008C492A"/>
    <w:rsid w:val="008C55F6"/>
    <w:rsid w:val="008C5A6E"/>
    <w:rsid w:val="008C5C51"/>
    <w:rsid w:val="008C61A3"/>
    <w:rsid w:val="008C61D6"/>
    <w:rsid w:val="008C62B0"/>
    <w:rsid w:val="008C632D"/>
    <w:rsid w:val="008C6833"/>
    <w:rsid w:val="008C6AAD"/>
    <w:rsid w:val="008C6C12"/>
    <w:rsid w:val="008C70ED"/>
    <w:rsid w:val="008D0187"/>
    <w:rsid w:val="008D05AA"/>
    <w:rsid w:val="008D0887"/>
    <w:rsid w:val="008D0E1B"/>
    <w:rsid w:val="008D15A5"/>
    <w:rsid w:val="008D16D4"/>
    <w:rsid w:val="008D17F0"/>
    <w:rsid w:val="008D1F4D"/>
    <w:rsid w:val="008D1FC6"/>
    <w:rsid w:val="008D21C3"/>
    <w:rsid w:val="008D22F1"/>
    <w:rsid w:val="008D2619"/>
    <w:rsid w:val="008D3530"/>
    <w:rsid w:val="008D37F6"/>
    <w:rsid w:val="008D4145"/>
    <w:rsid w:val="008D4A93"/>
    <w:rsid w:val="008D5887"/>
    <w:rsid w:val="008D5B7F"/>
    <w:rsid w:val="008D5E61"/>
    <w:rsid w:val="008D63E4"/>
    <w:rsid w:val="008D6725"/>
    <w:rsid w:val="008D6B0A"/>
    <w:rsid w:val="008D6CC6"/>
    <w:rsid w:val="008D6FC4"/>
    <w:rsid w:val="008D7024"/>
    <w:rsid w:val="008D7BBD"/>
    <w:rsid w:val="008D7BE1"/>
    <w:rsid w:val="008D7D16"/>
    <w:rsid w:val="008D7DB7"/>
    <w:rsid w:val="008E06F3"/>
    <w:rsid w:val="008E09E8"/>
    <w:rsid w:val="008E0A79"/>
    <w:rsid w:val="008E0B71"/>
    <w:rsid w:val="008E0B74"/>
    <w:rsid w:val="008E0F29"/>
    <w:rsid w:val="008E125D"/>
    <w:rsid w:val="008E2054"/>
    <w:rsid w:val="008E22F0"/>
    <w:rsid w:val="008E23AC"/>
    <w:rsid w:val="008E2731"/>
    <w:rsid w:val="008E30A5"/>
    <w:rsid w:val="008E3101"/>
    <w:rsid w:val="008E34C7"/>
    <w:rsid w:val="008E360C"/>
    <w:rsid w:val="008E3999"/>
    <w:rsid w:val="008E3E1F"/>
    <w:rsid w:val="008E3FB2"/>
    <w:rsid w:val="008E4FBA"/>
    <w:rsid w:val="008E5194"/>
    <w:rsid w:val="008E54DB"/>
    <w:rsid w:val="008E5BB4"/>
    <w:rsid w:val="008E6009"/>
    <w:rsid w:val="008E62E2"/>
    <w:rsid w:val="008E63F4"/>
    <w:rsid w:val="008E64B4"/>
    <w:rsid w:val="008E64DA"/>
    <w:rsid w:val="008E6BF0"/>
    <w:rsid w:val="008E7591"/>
    <w:rsid w:val="008E76B9"/>
    <w:rsid w:val="008E7BBB"/>
    <w:rsid w:val="008E7CBB"/>
    <w:rsid w:val="008E7F62"/>
    <w:rsid w:val="008F02E4"/>
    <w:rsid w:val="008F032F"/>
    <w:rsid w:val="008F17F8"/>
    <w:rsid w:val="008F1CAB"/>
    <w:rsid w:val="008F251F"/>
    <w:rsid w:val="008F2772"/>
    <w:rsid w:val="008F28F8"/>
    <w:rsid w:val="008F3E08"/>
    <w:rsid w:val="008F4772"/>
    <w:rsid w:val="008F4ECC"/>
    <w:rsid w:val="008F5096"/>
    <w:rsid w:val="008F60E6"/>
    <w:rsid w:val="008F61DF"/>
    <w:rsid w:val="008F62AB"/>
    <w:rsid w:val="008F6944"/>
    <w:rsid w:val="008F6C2C"/>
    <w:rsid w:val="008F6DD6"/>
    <w:rsid w:val="008F6E91"/>
    <w:rsid w:val="008F74B5"/>
    <w:rsid w:val="008F7A9D"/>
    <w:rsid w:val="00900810"/>
    <w:rsid w:val="00900DB4"/>
    <w:rsid w:val="00900F14"/>
    <w:rsid w:val="0090131C"/>
    <w:rsid w:val="00901671"/>
    <w:rsid w:val="00902239"/>
    <w:rsid w:val="0090276B"/>
    <w:rsid w:val="0090297F"/>
    <w:rsid w:val="009029B0"/>
    <w:rsid w:val="00903258"/>
    <w:rsid w:val="0090338C"/>
    <w:rsid w:val="00903496"/>
    <w:rsid w:val="00903505"/>
    <w:rsid w:val="009035D6"/>
    <w:rsid w:val="009035F0"/>
    <w:rsid w:val="0090384F"/>
    <w:rsid w:val="00903883"/>
    <w:rsid w:val="009040F5"/>
    <w:rsid w:val="00904AD6"/>
    <w:rsid w:val="00904E8E"/>
    <w:rsid w:val="00905387"/>
    <w:rsid w:val="009055E4"/>
    <w:rsid w:val="00905D29"/>
    <w:rsid w:val="009061AB"/>
    <w:rsid w:val="00906586"/>
    <w:rsid w:val="009067B4"/>
    <w:rsid w:val="009067CF"/>
    <w:rsid w:val="00906B4E"/>
    <w:rsid w:val="00906CB5"/>
    <w:rsid w:val="00906E8D"/>
    <w:rsid w:val="0090741A"/>
    <w:rsid w:val="0090765E"/>
    <w:rsid w:val="0090769E"/>
    <w:rsid w:val="00907A4D"/>
    <w:rsid w:val="00907CC0"/>
    <w:rsid w:val="00910140"/>
    <w:rsid w:val="00910B01"/>
    <w:rsid w:val="00910D05"/>
    <w:rsid w:val="00910F35"/>
    <w:rsid w:val="009119A9"/>
    <w:rsid w:val="00911D53"/>
    <w:rsid w:val="00912ACE"/>
    <w:rsid w:val="00912F9A"/>
    <w:rsid w:val="00913491"/>
    <w:rsid w:val="009136F8"/>
    <w:rsid w:val="0091378F"/>
    <w:rsid w:val="00913900"/>
    <w:rsid w:val="00913AA2"/>
    <w:rsid w:val="00914638"/>
    <w:rsid w:val="00915114"/>
    <w:rsid w:val="009158FF"/>
    <w:rsid w:val="00915A89"/>
    <w:rsid w:val="00915E18"/>
    <w:rsid w:val="0091645A"/>
    <w:rsid w:val="009166A8"/>
    <w:rsid w:val="009166C0"/>
    <w:rsid w:val="00916A0B"/>
    <w:rsid w:val="00916C81"/>
    <w:rsid w:val="00917106"/>
    <w:rsid w:val="009171AD"/>
    <w:rsid w:val="009173D9"/>
    <w:rsid w:val="009205F4"/>
    <w:rsid w:val="009205FC"/>
    <w:rsid w:val="0092060A"/>
    <w:rsid w:val="009206A4"/>
    <w:rsid w:val="0092076A"/>
    <w:rsid w:val="00921719"/>
    <w:rsid w:val="00921969"/>
    <w:rsid w:val="009219FF"/>
    <w:rsid w:val="00921EA1"/>
    <w:rsid w:val="009221CD"/>
    <w:rsid w:val="0092242D"/>
    <w:rsid w:val="00922A81"/>
    <w:rsid w:val="00922BEF"/>
    <w:rsid w:val="00922CBD"/>
    <w:rsid w:val="00922D0C"/>
    <w:rsid w:val="00923887"/>
    <w:rsid w:val="00923E32"/>
    <w:rsid w:val="0092470F"/>
    <w:rsid w:val="0092477D"/>
    <w:rsid w:val="0092482C"/>
    <w:rsid w:val="009249C5"/>
    <w:rsid w:val="00924B9B"/>
    <w:rsid w:val="00924C89"/>
    <w:rsid w:val="00925BA6"/>
    <w:rsid w:val="009261CE"/>
    <w:rsid w:val="00926261"/>
    <w:rsid w:val="0092626A"/>
    <w:rsid w:val="00926B43"/>
    <w:rsid w:val="00927599"/>
    <w:rsid w:val="009278CD"/>
    <w:rsid w:val="009278D1"/>
    <w:rsid w:val="00927F01"/>
    <w:rsid w:val="00930324"/>
    <w:rsid w:val="0093037D"/>
    <w:rsid w:val="00930416"/>
    <w:rsid w:val="00930559"/>
    <w:rsid w:val="00930ABF"/>
    <w:rsid w:val="00930C89"/>
    <w:rsid w:val="00931010"/>
    <w:rsid w:val="009310D0"/>
    <w:rsid w:val="009314F7"/>
    <w:rsid w:val="00931692"/>
    <w:rsid w:val="00931719"/>
    <w:rsid w:val="00931853"/>
    <w:rsid w:val="00931A9A"/>
    <w:rsid w:val="00931AF8"/>
    <w:rsid w:val="00931E30"/>
    <w:rsid w:val="00932326"/>
    <w:rsid w:val="00932370"/>
    <w:rsid w:val="009329C0"/>
    <w:rsid w:val="00932AF3"/>
    <w:rsid w:val="00932DDE"/>
    <w:rsid w:val="00932F80"/>
    <w:rsid w:val="00932FFF"/>
    <w:rsid w:val="009332E3"/>
    <w:rsid w:val="0093386F"/>
    <w:rsid w:val="00933D0F"/>
    <w:rsid w:val="009340B3"/>
    <w:rsid w:val="00934440"/>
    <w:rsid w:val="0093454E"/>
    <w:rsid w:val="009348F3"/>
    <w:rsid w:val="0093498F"/>
    <w:rsid w:val="0093499B"/>
    <w:rsid w:val="00934E5A"/>
    <w:rsid w:val="009350CC"/>
    <w:rsid w:val="0093531E"/>
    <w:rsid w:val="009354FB"/>
    <w:rsid w:val="00935581"/>
    <w:rsid w:val="009355E3"/>
    <w:rsid w:val="0093596D"/>
    <w:rsid w:val="00935D65"/>
    <w:rsid w:val="00935D77"/>
    <w:rsid w:val="00936807"/>
    <w:rsid w:val="00936B68"/>
    <w:rsid w:val="00937550"/>
    <w:rsid w:val="00937633"/>
    <w:rsid w:val="0093792B"/>
    <w:rsid w:val="00937C39"/>
    <w:rsid w:val="00937D91"/>
    <w:rsid w:val="00940718"/>
    <w:rsid w:val="00941171"/>
    <w:rsid w:val="00941251"/>
    <w:rsid w:val="009412C9"/>
    <w:rsid w:val="00941552"/>
    <w:rsid w:val="00942495"/>
    <w:rsid w:val="009424BF"/>
    <w:rsid w:val="00942F7B"/>
    <w:rsid w:val="00943290"/>
    <w:rsid w:val="009433BD"/>
    <w:rsid w:val="0094344D"/>
    <w:rsid w:val="009434B3"/>
    <w:rsid w:val="00943D2E"/>
    <w:rsid w:val="00943F34"/>
    <w:rsid w:val="0094420A"/>
    <w:rsid w:val="00944AFF"/>
    <w:rsid w:val="0094507A"/>
    <w:rsid w:val="00945964"/>
    <w:rsid w:val="00945A22"/>
    <w:rsid w:val="0094631E"/>
    <w:rsid w:val="009465D2"/>
    <w:rsid w:val="0094662E"/>
    <w:rsid w:val="009469E3"/>
    <w:rsid w:val="00946A4B"/>
    <w:rsid w:val="00946B33"/>
    <w:rsid w:val="00946BB0"/>
    <w:rsid w:val="00946C7C"/>
    <w:rsid w:val="00946CAF"/>
    <w:rsid w:val="00947301"/>
    <w:rsid w:val="00947853"/>
    <w:rsid w:val="00947892"/>
    <w:rsid w:val="00950125"/>
    <w:rsid w:val="009503C9"/>
    <w:rsid w:val="00950582"/>
    <w:rsid w:val="009508C3"/>
    <w:rsid w:val="00950EEC"/>
    <w:rsid w:val="00951082"/>
    <w:rsid w:val="00951147"/>
    <w:rsid w:val="009514DE"/>
    <w:rsid w:val="00951B23"/>
    <w:rsid w:val="00951E53"/>
    <w:rsid w:val="00951EE5"/>
    <w:rsid w:val="00951F8F"/>
    <w:rsid w:val="009526E0"/>
    <w:rsid w:val="009537A6"/>
    <w:rsid w:val="00953E9B"/>
    <w:rsid w:val="0095409D"/>
    <w:rsid w:val="009549D5"/>
    <w:rsid w:val="00954B01"/>
    <w:rsid w:val="00954F16"/>
    <w:rsid w:val="00955285"/>
    <w:rsid w:val="009552FE"/>
    <w:rsid w:val="009558EC"/>
    <w:rsid w:val="00955CAD"/>
    <w:rsid w:val="00955E0D"/>
    <w:rsid w:val="00956056"/>
    <w:rsid w:val="00956087"/>
    <w:rsid w:val="00956130"/>
    <w:rsid w:val="00956A71"/>
    <w:rsid w:val="00956BF4"/>
    <w:rsid w:val="00956D35"/>
    <w:rsid w:val="00956DA3"/>
    <w:rsid w:val="009574A2"/>
    <w:rsid w:val="009576A5"/>
    <w:rsid w:val="00960544"/>
    <w:rsid w:val="00960662"/>
    <w:rsid w:val="009612CF"/>
    <w:rsid w:val="00961545"/>
    <w:rsid w:val="00961AA2"/>
    <w:rsid w:val="00961FBB"/>
    <w:rsid w:val="009622F2"/>
    <w:rsid w:val="00962384"/>
    <w:rsid w:val="0096250C"/>
    <w:rsid w:val="0096257B"/>
    <w:rsid w:val="009628A1"/>
    <w:rsid w:val="009629F1"/>
    <w:rsid w:val="00962C0B"/>
    <w:rsid w:val="00962C85"/>
    <w:rsid w:val="00962EB7"/>
    <w:rsid w:val="00962F96"/>
    <w:rsid w:val="00962FAD"/>
    <w:rsid w:val="0096350D"/>
    <w:rsid w:val="00964008"/>
    <w:rsid w:val="009640D2"/>
    <w:rsid w:val="00964212"/>
    <w:rsid w:val="00964863"/>
    <w:rsid w:val="009650B8"/>
    <w:rsid w:val="009651BD"/>
    <w:rsid w:val="00965249"/>
    <w:rsid w:val="00965FD5"/>
    <w:rsid w:val="0096665D"/>
    <w:rsid w:val="009668A6"/>
    <w:rsid w:val="00966B25"/>
    <w:rsid w:val="00966D49"/>
    <w:rsid w:val="00967694"/>
    <w:rsid w:val="00967924"/>
    <w:rsid w:val="00967928"/>
    <w:rsid w:val="00967995"/>
    <w:rsid w:val="009700D9"/>
    <w:rsid w:val="009701DE"/>
    <w:rsid w:val="0097020A"/>
    <w:rsid w:val="0097021A"/>
    <w:rsid w:val="00970423"/>
    <w:rsid w:val="00970698"/>
    <w:rsid w:val="0097071D"/>
    <w:rsid w:val="00970C8C"/>
    <w:rsid w:val="00970D4E"/>
    <w:rsid w:val="00970EB3"/>
    <w:rsid w:val="00970F8D"/>
    <w:rsid w:val="00971179"/>
    <w:rsid w:val="00972229"/>
    <w:rsid w:val="009722E9"/>
    <w:rsid w:val="00972312"/>
    <w:rsid w:val="009724BE"/>
    <w:rsid w:val="00972735"/>
    <w:rsid w:val="00972D78"/>
    <w:rsid w:val="009732A8"/>
    <w:rsid w:val="00974211"/>
    <w:rsid w:val="0097442E"/>
    <w:rsid w:val="0097461B"/>
    <w:rsid w:val="00975938"/>
    <w:rsid w:val="00975C85"/>
    <w:rsid w:val="0097676A"/>
    <w:rsid w:val="009773AC"/>
    <w:rsid w:val="0097745A"/>
    <w:rsid w:val="00977AF1"/>
    <w:rsid w:val="00977D2D"/>
    <w:rsid w:val="0098083A"/>
    <w:rsid w:val="00980BB0"/>
    <w:rsid w:val="00981410"/>
    <w:rsid w:val="0098154D"/>
    <w:rsid w:val="009815E4"/>
    <w:rsid w:val="00981692"/>
    <w:rsid w:val="00981C12"/>
    <w:rsid w:val="0098263B"/>
    <w:rsid w:val="00982765"/>
    <w:rsid w:val="009827DA"/>
    <w:rsid w:val="00982D96"/>
    <w:rsid w:val="00983526"/>
    <w:rsid w:val="0098394B"/>
    <w:rsid w:val="00983D7A"/>
    <w:rsid w:val="009844C9"/>
    <w:rsid w:val="00984632"/>
    <w:rsid w:val="00984D90"/>
    <w:rsid w:val="0098581B"/>
    <w:rsid w:val="00986439"/>
    <w:rsid w:val="00986A44"/>
    <w:rsid w:val="00986A92"/>
    <w:rsid w:val="00986AB7"/>
    <w:rsid w:val="00986C13"/>
    <w:rsid w:val="009871AE"/>
    <w:rsid w:val="00987961"/>
    <w:rsid w:val="00987BD6"/>
    <w:rsid w:val="00987F3D"/>
    <w:rsid w:val="00990217"/>
    <w:rsid w:val="00990287"/>
    <w:rsid w:val="0099045C"/>
    <w:rsid w:val="009904D2"/>
    <w:rsid w:val="00990C2D"/>
    <w:rsid w:val="00990FF9"/>
    <w:rsid w:val="0099129A"/>
    <w:rsid w:val="009919D2"/>
    <w:rsid w:val="00991E40"/>
    <w:rsid w:val="00992037"/>
    <w:rsid w:val="00992066"/>
    <w:rsid w:val="00992402"/>
    <w:rsid w:val="00992C34"/>
    <w:rsid w:val="00992ED7"/>
    <w:rsid w:val="00993083"/>
    <w:rsid w:val="00993257"/>
    <w:rsid w:val="0099343B"/>
    <w:rsid w:val="009935DA"/>
    <w:rsid w:val="009937D5"/>
    <w:rsid w:val="00993C37"/>
    <w:rsid w:val="00993E43"/>
    <w:rsid w:val="0099411F"/>
    <w:rsid w:val="0099422C"/>
    <w:rsid w:val="009944EA"/>
    <w:rsid w:val="009946D0"/>
    <w:rsid w:val="00994814"/>
    <w:rsid w:val="00995382"/>
    <w:rsid w:val="00995984"/>
    <w:rsid w:val="009965BE"/>
    <w:rsid w:val="009965CB"/>
    <w:rsid w:val="009967D1"/>
    <w:rsid w:val="00996BDE"/>
    <w:rsid w:val="0099755D"/>
    <w:rsid w:val="009978DD"/>
    <w:rsid w:val="00997B71"/>
    <w:rsid w:val="00997C70"/>
    <w:rsid w:val="00997DF9"/>
    <w:rsid w:val="009A00D5"/>
    <w:rsid w:val="009A0189"/>
    <w:rsid w:val="009A05A5"/>
    <w:rsid w:val="009A0C2C"/>
    <w:rsid w:val="009A0DD0"/>
    <w:rsid w:val="009A0ECC"/>
    <w:rsid w:val="009A11E2"/>
    <w:rsid w:val="009A1206"/>
    <w:rsid w:val="009A13B4"/>
    <w:rsid w:val="009A178C"/>
    <w:rsid w:val="009A1894"/>
    <w:rsid w:val="009A1A3A"/>
    <w:rsid w:val="009A1DC8"/>
    <w:rsid w:val="009A2B89"/>
    <w:rsid w:val="009A2C5C"/>
    <w:rsid w:val="009A315F"/>
    <w:rsid w:val="009A357E"/>
    <w:rsid w:val="009A397C"/>
    <w:rsid w:val="009A3B2D"/>
    <w:rsid w:val="009A3B51"/>
    <w:rsid w:val="009A3CB2"/>
    <w:rsid w:val="009A3D0B"/>
    <w:rsid w:val="009A409A"/>
    <w:rsid w:val="009A4593"/>
    <w:rsid w:val="009A480B"/>
    <w:rsid w:val="009A485A"/>
    <w:rsid w:val="009A4BCF"/>
    <w:rsid w:val="009A4E3E"/>
    <w:rsid w:val="009A508C"/>
    <w:rsid w:val="009A5CAF"/>
    <w:rsid w:val="009A5D45"/>
    <w:rsid w:val="009A5F1E"/>
    <w:rsid w:val="009A5F48"/>
    <w:rsid w:val="009A7203"/>
    <w:rsid w:val="009A778F"/>
    <w:rsid w:val="009A7B5D"/>
    <w:rsid w:val="009A7BB0"/>
    <w:rsid w:val="009A7E99"/>
    <w:rsid w:val="009B04E4"/>
    <w:rsid w:val="009B05D3"/>
    <w:rsid w:val="009B05EE"/>
    <w:rsid w:val="009B0906"/>
    <w:rsid w:val="009B10DE"/>
    <w:rsid w:val="009B1386"/>
    <w:rsid w:val="009B17F6"/>
    <w:rsid w:val="009B1886"/>
    <w:rsid w:val="009B1F10"/>
    <w:rsid w:val="009B2118"/>
    <w:rsid w:val="009B24A5"/>
    <w:rsid w:val="009B2597"/>
    <w:rsid w:val="009B2837"/>
    <w:rsid w:val="009B2B69"/>
    <w:rsid w:val="009B2DDB"/>
    <w:rsid w:val="009B3577"/>
    <w:rsid w:val="009B3A9C"/>
    <w:rsid w:val="009B3FE2"/>
    <w:rsid w:val="009B410C"/>
    <w:rsid w:val="009B413A"/>
    <w:rsid w:val="009B45FB"/>
    <w:rsid w:val="009B495C"/>
    <w:rsid w:val="009B4F6F"/>
    <w:rsid w:val="009B5487"/>
    <w:rsid w:val="009B5831"/>
    <w:rsid w:val="009B5CB5"/>
    <w:rsid w:val="009B6322"/>
    <w:rsid w:val="009B64DF"/>
    <w:rsid w:val="009B6E60"/>
    <w:rsid w:val="009B7F1E"/>
    <w:rsid w:val="009C044A"/>
    <w:rsid w:val="009C06E5"/>
    <w:rsid w:val="009C0A51"/>
    <w:rsid w:val="009C0DF9"/>
    <w:rsid w:val="009C10B6"/>
    <w:rsid w:val="009C1ABA"/>
    <w:rsid w:val="009C1C94"/>
    <w:rsid w:val="009C1E8A"/>
    <w:rsid w:val="009C1EAD"/>
    <w:rsid w:val="009C1F60"/>
    <w:rsid w:val="009C20C0"/>
    <w:rsid w:val="009C25B5"/>
    <w:rsid w:val="009C343F"/>
    <w:rsid w:val="009C38A1"/>
    <w:rsid w:val="009C3C77"/>
    <w:rsid w:val="009C408C"/>
    <w:rsid w:val="009C459D"/>
    <w:rsid w:val="009C47ED"/>
    <w:rsid w:val="009C480B"/>
    <w:rsid w:val="009C4A93"/>
    <w:rsid w:val="009C4B6D"/>
    <w:rsid w:val="009C4B78"/>
    <w:rsid w:val="009C4FF1"/>
    <w:rsid w:val="009C5198"/>
    <w:rsid w:val="009C59E6"/>
    <w:rsid w:val="009C5AD3"/>
    <w:rsid w:val="009C60B0"/>
    <w:rsid w:val="009C63B0"/>
    <w:rsid w:val="009C6B2A"/>
    <w:rsid w:val="009C6F07"/>
    <w:rsid w:val="009C6FF2"/>
    <w:rsid w:val="009C70EE"/>
    <w:rsid w:val="009C71C3"/>
    <w:rsid w:val="009C73DE"/>
    <w:rsid w:val="009C7500"/>
    <w:rsid w:val="009C7DD1"/>
    <w:rsid w:val="009C7F6D"/>
    <w:rsid w:val="009D034D"/>
    <w:rsid w:val="009D05FA"/>
    <w:rsid w:val="009D10A6"/>
    <w:rsid w:val="009D15BF"/>
    <w:rsid w:val="009D1862"/>
    <w:rsid w:val="009D2AF2"/>
    <w:rsid w:val="009D2BD3"/>
    <w:rsid w:val="009D30F8"/>
    <w:rsid w:val="009D319F"/>
    <w:rsid w:val="009D34B3"/>
    <w:rsid w:val="009D36D7"/>
    <w:rsid w:val="009D36F9"/>
    <w:rsid w:val="009D39C4"/>
    <w:rsid w:val="009D3B16"/>
    <w:rsid w:val="009D3D30"/>
    <w:rsid w:val="009D3D7D"/>
    <w:rsid w:val="009D3EE0"/>
    <w:rsid w:val="009D417B"/>
    <w:rsid w:val="009D4C78"/>
    <w:rsid w:val="009D4D26"/>
    <w:rsid w:val="009D4DE8"/>
    <w:rsid w:val="009D4FF5"/>
    <w:rsid w:val="009D52C9"/>
    <w:rsid w:val="009D54A7"/>
    <w:rsid w:val="009D5524"/>
    <w:rsid w:val="009D55EF"/>
    <w:rsid w:val="009D574D"/>
    <w:rsid w:val="009D5782"/>
    <w:rsid w:val="009D579F"/>
    <w:rsid w:val="009D5C6F"/>
    <w:rsid w:val="009D6134"/>
    <w:rsid w:val="009D620D"/>
    <w:rsid w:val="009D643D"/>
    <w:rsid w:val="009D6538"/>
    <w:rsid w:val="009D6681"/>
    <w:rsid w:val="009D6801"/>
    <w:rsid w:val="009D6CF5"/>
    <w:rsid w:val="009D6E85"/>
    <w:rsid w:val="009D722C"/>
    <w:rsid w:val="009D7291"/>
    <w:rsid w:val="009D7337"/>
    <w:rsid w:val="009D7338"/>
    <w:rsid w:val="009D73D6"/>
    <w:rsid w:val="009D7784"/>
    <w:rsid w:val="009D78E6"/>
    <w:rsid w:val="009D79D1"/>
    <w:rsid w:val="009E051D"/>
    <w:rsid w:val="009E07D3"/>
    <w:rsid w:val="009E0991"/>
    <w:rsid w:val="009E0E04"/>
    <w:rsid w:val="009E0EB3"/>
    <w:rsid w:val="009E1084"/>
    <w:rsid w:val="009E1980"/>
    <w:rsid w:val="009E19E0"/>
    <w:rsid w:val="009E1AA7"/>
    <w:rsid w:val="009E1F83"/>
    <w:rsid w:val="009E2270"/>
    <w:rsid w:val="009E253E"/>
    <w:rsid w:val="009E27F3"/>
    <w:rsid w:val="009E2C59"/>
    <w:rsid w:val="009E2EE2"/>
    <w:rsid w:val="009E31B0"/>
    <w:rsid w:val="009E325D"/>
    <w:rsid w:val="009E35DA"/>
    <w:rsid w:val="009E3D10"/>
    <w:rsid w:val="009E3E8F"/>
    <w:rsid w:val="009E422E"/>
    <w:rsid w:val="009E474D"/>
    <w:rsid w:val="009E4F35"/>
    <w:rsid w:val="009E50E2"/>
    <w:rsid w:val="009E54C1"/>
    <w:rsid w:val="009E59A2"/>
    <w:rsid w:val="009E5B85"/>
    <w:rsid w:val="009E5EFF"/>
    <w:rsid w:val="009E6121"/>
    <w:rsid w:val="009E6515"/>
    <w:rsid w:val="009E6532"/>
    <w:rsid w:val="009E65BA"/>
    <w:rsid w:val="009E71F8"/>
    <w:rsid w:val="009E74F5"/>
    <w:rsid w:val="009E7588"/>
    <w:rsid w:val="009E79B3"/>
    <w:rsid w:val="009E7BE8"/>
    <w:rsid w:val="009E7F7B"/>
    <w:rsid w:val="009E7F9D"/>
    <w:rsid w:val="009F02B3"/>
    <w:rsid w:val="009F03D7"/>
    <w:rsid w:val="009F09E4"/>
    <w:rsid w:val="009F0ADE"/>
    <w:rsid w:val="009F0B81"/>
    <w:rsid w:val="009F0C08"/>
    <w:rsid w:val="009F0E21"/>
    <w:rsid w:val="009F10B2"/>
    <w:rsid w:val="009F1523"/>
    <w:rsid w:val="009F17A1"/>
    <w:rsid w:val="009F18A7"/>
    <w:rsid w:val="009F2082"/>
    <w:rsid w:val="009F226D"/>
    <w:rsid w:val="009F25F7"/>
    <w:rsid w:val="009F2602"/>
    <w:rsid w:val="009F2A89"/>
    <w:rsid w:val="009F2BEA"/>
    <w:rsid w:val="009F2D82"/>
    <w:rsid w:val="009F3379"/>
    <w:rsid w:val="009F338C"/>
    <w:rsid w:val="009F3DD9"/>
    <w:rsid w:val="009F3F3E"/>
    <w:rsid w:val="009F4162"/>
    <w:rsid w:val="009F421A"/>
    <w:rsid w:val="009F46CA"/>
    <w:rsid w:val="009F4791"/>
    <w:rsid w:val="009F4895"/>
    <w:rsid w:val="009F49AD"/>
    <w:rsid w:val="009F4A36"/>
    <w:rsid w:val="009F507B"/>
    <w:rsid w:val="009F597A"/>
    <w:rsid w:val="009F5B01"/>
    <w:rsid w:val="009F5BD0"/>
    <w:rsid w:val="009F5CCD"/>
    <w:rsid w:val="009F6945"/>
    <w:rsid w:val="009F6995"/>
    <w:rsid w:val="009F6B85"/>
    <w:rsid w:val="009F6E0C"/>
    <w:rsid w:val="009F733C"/>
    <w:rsid w:val="009F74C4"/>
    <w:rsid w:val="009F76F4"/>
    <w:rsid w:val="009F7E99"/>
    <w:rsid w:val="00A0010C"/>
    <w:rsid w:val="00A001AA"/>
    <w:rsid w:val="00A003D2"/>
    <w:rsid w:val="00A00491"/>
    <w:rsid w:val="00A007D7"/>
    <w:rsid w:val="00A0083C"/>
    <w:rsid w:val="00A00B26"/>
    <w:rsid w:val="00A00E44"/>
    <w:rsid w:val="00A00ED5"/>
    <w:rsid w:val="00A00F7E"/>
    <w:rsid w:val="00A01498"/>
    <w:rsid w:val="00A017F4"/>
    <w:rsid w:val="00A0214D"/>
    <w:rsid w:val="00A02575"/>
    <w:rsid w:val="00A02ACC"/>
    <w:rsid w:val="00A0366E"/>
    <w:rsid w:val="00A03BDC"/>
    <w:rsid w:val="00A03D90"/>
    <w:rsid w:val="00A0446C"/>
    <w:rsid w:val="00A047EF"/>
    <w:rsid w:val="00A04EB6"/>
    <w:rsid w:val="00A04ED0"/>
    <w:rsid w:val="00A05001"/>
    <w:rsid w:val="00A05123"/>
    <w:rsid w:val="00A06169"/>
    <w:rsid w:val="00A06326"/>
    <w:rsid w:val="00A0638F"/>
    <w:rsid w:val="00A06945"/>
    <w:rsid w:val="00A06D8F"/>
    <w:rsid w:val="00A06FD6"/>
    <w:rsid w:val="00A07408"/>
    <w:rsid w:val="00A07803"/>
    <w:rsid w:val="00A1010A"/>
    <w:rsid w:val="00A10381"/>
    <w:rsid w:val="00A10438"/>
    <w:rsid w:val="00A106B4"/>
    <w:rsid w:val="00A11209"/>
    <w:rsid w:val="00A1156A"/>
    <w:rsid w:val="00A11AEA"/>
    <w:rsid w:val="00A1271F"/>
    <w:rsid w:val="00A12B68"/>
    <w:rsid w:val="00A12D73"/>
    <w:rsid w:val="00A135B9"/>
    <w:rsid w:val="00A13B65"/>
    <w:rsid w:val="00A13CBA"/>
    <w:rsid w:val="00A147D5"/>
    <w:rsid w:val="00A14816"/>
    <w:rsid w:val="00A1493E"/>
    <w:rsid w:val="00A14A8B"/>
    <w:rsid w:val="00A14BCA"/>
    <w:rsid w:val="00A14F24"/>
    <w:rsid w:val="00A15062"/>
    <w:rsid w:val="00A16C5D"/>
    <w:rsid w:val="00A16E82"/>
    <w:rsid w:val="00A16EA7"/>
    <w:rsid w:val="00A17159"/>
    <w:rsid w:val="00A171BC"/>
    <w:rsid w:val="00A17286"/>
    <w:rsid w:val="00A173F5"/>
    <w:rsid w:val="00A17924"/>
    <w:rsid w:val="00A17ADE"/>
    <w:rsid w:val="00A17D01"/>
    <w:rsid w:val="00A20AF6"/>
    <w:rsid w:val="00A20C64"/>
    <w:rsid w:val="00A20F3E"/>
    <w:rsid w:val="00A211D2"/>
    <w:rsid w:val="00A21731"/>
    <w:rsid w:val="00A21E2C"/>
    <w:rsid w:val="00A228B1"/>
    <w:rsid w:val="00A22A7E"/>
    <w:rsid w:val="00A22C1A"/>
    <w:rsid w:val="00A2315C"/>
    <w:rsid w:val="00A23494"/>
    <w:rsid w:val="00A2384E"/>
    <w:rsid w:val="00A242B1"/>
    <w:rsid w:val="00A246AF"/>
    <w:rsid w:val="00A24C9B"/>
    <w:rsid w:val="00A24FF7"/>
    <w:rsid w:val="00A251F3"/>
    <w:rsid w:val="00A25690"/>
    <w:rsid w:val="00A2574B"/>
    <w:rsid w:val="00A25826"/>
    <w:rsid w:val="00A259C1"/>
    <w:rsid w:val="00A25A5D"/>
    <w:rsid w:val="00A266CE"/>
    <w:rsid w:val="00A268EF"/>
    <w:rsid w:val="00A26A98"/>
    <w:rsid w:val="00A2732C"/>
    <w:rsid w:val="00A27D76"/>
    <w:rsid w:val="00A30C53"/>
    <w:rsid w:val="00A30CE8"/>
    <w:rsid w:val="00A30D40"/>
    <w:rsid w:val="00A310B1"/>
    <w:rsid w:val="00A311F7"/>
    <w:rsid w:val="00A31CBD"/>
    <w:rsid w:val="00A31CF0"/>
    <w:rsid w:val="00A333AA"/>
    <w:rsid w:val="00A333B0"/>
    <w:rsid w:val="00A33A49"/>
    <w:rsid w:val="00A34005"/>
    <w:rsid w:val="00A3402F"/>
    <w:rsid w:val="00A3456F"/>
    <w:rsid w:val="00A34AA7"/>
    <w:rsid w:val="00A34C7E"/>
    <w:rsid w:val="00A3513E"/>
    <w:rsid w:val="00A3527A"/>
    <w:rsid w:val="00A3545E"/>
    <w:rsid w:val="00A35E62"/>
    <w:rsid w:val="00A364A9"/>
    <w:rsid w:val="00A36A67"/>
    <w:rsid w:val="00A36B94"/>
    <w:rsid w:val="00A36C7B"/>
    <w:rsid w:val="00A36E68"/>
    <w:rsid w:val="00A36EC8"/>
    <w:rsid w:val="00A3702A"/>
    <w:rsid w:val="00A3738A"/>
    <w:rsid w:val="00A375DD"/>
    <w:rsid w:val="00A37F61"/>
    <w:rsid w:val="00A4022C"/>
    <w:rsid w:val="00A40352"/>
    <w:rsid w:val="00A403D5"/>
    <w:rsid w:val="00A40705"/>
    <w:rsid w:val="00A40A56"/>
    <w:rsid w:val="00A40DAE"/>
    <w:rsid w:val="00A41131"/>
    <w:rsid w:val="00A411C5"/>
    <w:rsid w:val="00A419D7"/>
    <w:rsid w:val="00A4211B"/>
    <w:rsid w:val="00A4258E"/>
    <w:rsid w:val="00A426BC"/>
    <w:rsid w:val="00A426F9"/>
    <w:rsid w:val="00A4280A"/>
    <w:rsid w:val="00A42917"/>
    <w:rsid w:val="00A42D41"/>
    <w:rsid w:val="00A440E8"/>
    <w:rsid w:val="00A444F8"/>
    <w:rsid w:val="00A446A1"/>
    <w:rsid w:val="00A44C30"/>
    <w:rsid w:val="00A44D48"/>
    <w:rsid w:val="00A44FD4"/>
    <w:rsid w:val="00A4505F"/>
    <w:rsid w:val="00A455D7"/>
    <w:rsid w:val="00A457BC"/>
    <w:rsid w:val="00A45912"/>
    <w:rsid w:val="00A459D8"/>
    <w:rsid w:val="00A45C42"/>
    <w:rsid w:val="00A46349"/>
    <w:rsid w:val="00A4637A"/>
    <w:rsid w:val="00A46515"/>
    <w:rsid w:val="00A466B7"/>
    <w:rsid w:val="00A46726"/>
    <w:rsid w:val="00A473A2"/>
    <w:rsid w:val="00A47553"/>
    <w:rsid w:val="00A477A4"/>
    <w:rsid w:val="00A479AA"/>
    <w:rsid w:val="00A507FB"/>
    <w:rsid w:val="00A508C8"/>
    <w:rsid w:val="00A50EE2"/>
    <w:rsid w:val="00A5101A"/>
    <w:rsid w:val="00A5152F"/>
    <w:rsid w:val="00A5252F"/>
    <w:rsid w:val="00A52544"/>
    <w:rsid w:val="00A52DF9"/>
    <w:rsid w:val="00A537FC"/>
    <w:rsid w:val="00A53855"/>
    <w:rsid w:val="00A53AF9"/>
    <w:rsid w:val="00A53C92"/>
    <w:rsid w:val="00A542D8"/>
    <w:rsid w:val="00A544B4"/>
    <w:rsid w:val="00A54888"/>
    <w:rsid w:val="00A54AEA"/>
    <w:rsid w:val="00A553A3"/>
    <w:rsid w:val="00A5555E"/>
    <w:rsid w:val="00A5587E"/>
    <w:rsid w:val="00A55A33"/>
    <w:rsid w:val="00A55C67"/>
    <w:rsid w:val="00A55CB9"/>
    <w:rsid w:val="00A564DF"/>
    <w:rsid w:val="00A567B8"/>
    <w:rsid w:val="00A56A49"/>
    <w:rsid w:val="00A56EDB"/>
    <w:rsid w:val="00A56F3B"/>
    <w:rsid w:val="00A57325"/>
    <w:rsid w:val="00A57673"/>
    <w:rsid w:val="00A60A41"/>
    <w:rsid w:val="00A60B35"/>
    <w:rsid w:val="00A61246"/>
    <w:rsid w:val="00A61394"/>
    <w:rsid w:val="00A61C7E"/>
    <w:rsid w:val="00A62101"/>
    <w:rsid w:val="00A62948"/>
    <w:rsid w:val="00A62B02"/>
    <w:rsid w:val="00A62BDE"/>
    <w:rsid w:val="00A62CBD"/>
    <w:rsid w:val="00A636D2"/>
    <w:rsid w:val="00A63716"/>
    <w:rsid w:val="00A644A2"/>
    <w:rsid w:val="00A64693"/>
    <w:rsid w:val="00A651FD"/>
    <w:rsid w:val="00A652FB"/>
    <w:rsid w:val="00A6538A"/>
    <w:rsid w:val="00A655C5"/>
    <w:rsid w:val="00A656A6"/>
    <w:rsid w:val="00A65AEE"/>
    <w:rsid w:val="00A66389"/>
    <w:rsid w:val="00A66507"/>
    <w:rsid w:val="00A6679E"/>
    <w:rsid w:val="00A6719B"/>
    <w:rsid w:val="00A67292"/>
    <w:rsid w:val="00A673EB"/>
    <w:rsid w:val="00A67D51"/>
    <w:rsid w:val="00A67D95"/>
    <w:rsid w:val="00A701EB"/>
    <w:rsid w:val="00A70BF3"/>
    <w:rsid w:val="00A70EC2"/>
    <w:rsid w:val="00A71102"/>
    <w:rsid w:val="00A71597"/>
    <w:rsid w:val="00A719F6"/>
    <w:rsid w:val="00A71DF4"/>
    <w:rsid w:val="00A71E69"/>
    <w:rsid w:val="00A7230D"/>
    <w:rsid w:val="00A72CA1"/>
    <w:rsid w:val="00A72E54"/>
    <w:rsid w:val="00A73131"/>
    <w:rsid w:val="00A7412E"/>
    <w:rsid w:val="00A7441E"/>
    <w:rsid w:val="00A7463D"/>
    <w:rsid w:val="00A7475E"/>
    <w:rsid w:val="00A747B3"/>
    <w:rsid w:val="00A747B9"/>
    <w:rsid w:val="00A749E6"/>
    <w:rsid w:val="00A751B4"/>
    <w:rsid w:val="00A75629"/>
    <w:rsid w:val="00A75FF9"/>
    <w:rsid w:val="00A762B0"/>
    <w:rsid w:val="00A7644D"/>
    <w:rsid w:val="00A764DC"/>
    <w:rsid w:val="00A772E4"/>
    <w:rsid w:val="00A77357"/>
    <w:rsid w:val="00A77381"/>
    <w:rsid w:val="00A7790E"/>
    <w:rsid w:val="00A77AB2"/>
    <w:rsid w:val="00A77F80"/>
    <w:rsid w:val="00A806BB"/>
    <w:rsid w:val="00A80831"/>
    <w:rsid w:val="00A8098B"/>
    <w:rsid w:val="00A80CDD"/>
    <w:rsid w:val="00A80D48"/>
    <w:rsid w:val="00A81A91"/>
    <w:rsid w:val="00A820E8"/>
    <w:rsid w:val="00A82426"/>
    <w:rsid w:val="00A8275A"/>
    <w:rsid w:val="00A829C5"/>
    <w:rsid w:val="00A82AA7"/>
    <w:rsid w:val="00A82B9F"/>
    <w:rsid w:val="00A82BF2"/>
    <w:rsid w:val="00A8341A"/>
    <w:rsid w:val="00A83667"/>
    <w:rsid w:val="00A83712"/>
    <w:rsid w:val="00A83A92"/>
    <w:rsid w:val="00A83E4F"/>
    <w:rsid w:val="00A840A6"/>
    <w:rsid w:val="00A8462B"/>
    <w:rsid w:val="00A84844"/>
    <w:rsid w:val="00A84ACC"/>
    <w:rsid w:val="00A84B2A"/>
    <w:rsid w:val="00A8585D"/>
    <w:rsid w:val="00A859A3"/>
    <w:rsid w:val="00A859E5"/>
    <w:rsid w:val="00A85B51"/>
    <w:rsid w:val="00A87508"/>
    <w:rsid w:val="00A877B0"/>
    <w:rsid w:val="00A87914"/>
    <w:rsid w:val="00A87B8B"/>
    <w:rsid w:val="00A87E3C"/>
    <w:rsid w:val="00A87FEB"/>
    <w:rsid w:val="00A901E9"/>
    <w:rsid w:val="00A903FB"/>
    <w:rsid w:val="00A90879"/>
    <w:rsid w:val="00A9124C"/>
    <w:rsid w:val="00A912B5"/>
    <w:rsid w:val="00A9177C"/>
    <w:rsid w:val="00A91884"/>
    <w:rsid w:val="00A91AA0"/>
    <w:rsid w:val="00A91DD0"/>
    <w:rsid w:val="00A91F63"/>
    <w:rsid w:val="00A9242E"/>
    <w:rsid w:val="00A933F6"/>
    <w:rsid w:val="00A9358D"/>
    <w:rsid w:val="00A93788"/>
    <w:rsid w:val="00A93AA3"/>
    <w:rsid w:val="00A93C57"/>
    <w:rsid w:val="00A93CCD"/>
    <w:rsid w:val="00A944D8"/>
    <w:rsid w:val="00A94553"/>
    <w:rsid w:val="00A946B4"/>
    <w:rsid w:val="00A94D13"/>
    <w:rsid w:val="00A9501A"/>
    <w:rsid w:val="00A95074"/>
    <w:rsid w:val="00A959DC"/>
    <w:rsid w:val="00A95C06"/>
    <w:rsid w:val="00A95DA5"/>
    <w:rsid w:val="00A95E27"/>
    <w:rsid w:val="00A960EB"/>
    <w:rsid w:val="00A9613A"/>
    <w:rsid w:val="00A9630D"/>
    <w:rsid w:val="00A966BD"/>
    <w:rsid w:val="00A9677A"/>
    <w:rsid w:val="00A976A2"/>
    <w:rsid w:val="00A977C9"/>
    <w:rsid w:val="00AA00A0"/>
    <w:rsid w:val="00AA00B6"/>
    <w:rsid w:val="00AA07B5"/>
    <w:rsid w:val="00AA0BE7"/>
    <w:rsid w:val="00AA0E10"/>
    <w:rsid w:val="00AA0E49"/>
    <w:rsid w:val="00AA1019"/>
    <w:rsid w:val="00AA11C2"/>
    <w:rsid w:val="00AA1401"/>
    <w:rsid w:val="00AA15F8"/>
    <w:rsid w:val="00AA1D95"/>
    <w:rsid w:val="00AA202B"/>
    <w:rsid w:val="00AA213A"/>
    <w:rsid w:val="00AA2387"/>
    <w:rsid w:val="00AA2545"/>
    <w:rsid w:val="00AA25DC"/>
    <w:rsid w:val="00AA26C5"/>
    <w:rsid w:val="00AA28BC"/>
    <w:rsid w:val="00AA36A6"/>
    <w:rsid w:val="00AA394D"/>
    <w:rsid w:val="00AA3CAA"/>
    <w:rsid w:val="00AA3EB2"/>
    <w:rsid w:val="00AA3FD8"/>
    <w:rsid w:val="00AA511E"/>
    <w:rsid w:val="00AA5581"/>
    <w:rsid w:val="00AA560D"/>
    <w:rsid w:val="00AA5627"/>
    <w:rsid w:val="00AA589E"/>
    <w:rsid w:val="00AA5B11"/>
    <w:rsid w:val="00AA5EBF"/>
    <w:rsid w:val="00AA6929"/>
    <w:rsid w:val="00AA6A74"/>
    <w:rsid w:val="00AA6CA1"/>
    <w:rsid w:val="00AA750C"/>
    <w:rsid w:val="00AA77BE"/>
    <w:rsid w:val="00AA77E7"/>
    <w:rsid w:val="00AB01C1"/>
    <w:rsid w:val="00AB0525"/>
    <w:rsid w:val="00AB0770"/>
    <w:rsid w:val="00AB0791"/>
    <w:rsid w:val="00AB0894"/>
    <w:rsid w:val="00AB0E28"/>
    <w:rsid w:val="00AB1B5A"/>
    <w:rsid w:val="00AB1E51"/>
    <w:rsid w:val="00AB257D"/>
    <w:rsid w:val="00AB2639"/>
    <w:rsid w:val="00AB2644"/>
    <w:rsid w:val="00AB2D2F"/>
    <w:rsid w:val="00AB3103"/>
    <w:rsid w:val="00AB32B9"/>
    <w:rsid w:val="00AB359C"/>
    <w:rsid w:val="00AB3A92"/>
    <w:rsid w:val="00AB3E35"/>
    <w:rsid w:val="00AB51F6"/>
    <w:rsid w:val="00AB5379"/>
    <w:rsid w:val="00AB57BF"/>
    <w:rsid w:val="00AB60AB"/>
    <w:rsid w:val="00AB60AE"/>
    <w:rsid w:val="00AB686C"/>
    <w:rsid w:val="00AB69D6"/>
    <w:rsid w:val="00AB6D73"/>
    <w:rsid w:val="00AB7601"/>
    <w:rsid w:val="00AB7901"/>
    <w:rsid w:val="00AB7A26"/>
    <w:rsid w:val="00AB7B23"/>
    <w:rsid w:val="00AB7BCF"/>
    <w:rsid w:val="00AC020A"/>
    <w:rsid w:val="00AC081E"/>
    <w:rsid w:val="00AC0A71"/>
    <w:rsid w:val="00AC0B8E"/>
    <w:rsid w:val="00AC0DD9"/>
    <w:rsid w:val="00AC0E15"/>
    <w:rsid w:val="00AC0FB1"/>
    <w:rsid w:val="00AC149B"/>
    <w:rsid w:val="00AC151F"/>
    <w:rsid w:val="00AC21D5"/>
    <w:rsid w:val="00AC2FAD"/>
    <w:rsid w:val="00AC32F6"/>
    <w:rsid w:val="00AC361F"/>
    <w:rsid w:val="00AC3636"/>
    <w:rsid w:val="00AC3C10"/>
    <w:rsid w:val="00AC4092"/>
    <w:rsid w:val="00AC422B"/>
    <w:rsid w:val="00AC48F3"/>
    <w:rsid w:val="00AC4928"/>
    <w:rsid w:val="00AC4CD8"/>
    <w:rsid w:val="00AC4ED3"/>
    <w:rsid w:val="00AC5455"/>
    <w:rsid w:val="00AC55BA"/>
    <w:rsid w:val="00AC59FC"/>
    <w:rsid w:val="00AC5A14"/>
    <w:rsid w:val="00AC5B8F"/>
    <w:rsid w:val="00AC5E0C"/>
    <w:rsid w:val="00AC623D"/>
    <w:rsid w:val="00AC625B"/>
    <w:rsid w:val="00AC6459"/>
    <w:rsid w:val="00AC66D9"/>
    <w:rsid w:val="00AC6775"/>
    <w:rsid w:val="00AC6849"/>
    <w:rsid w:val="00AC6BE0"/>
    <w:rsid w:val="00AC6DB9"/>
    <w:rsid w:val="00AD03A3"/>
    <w:rsid w:val="00AD049B"/>
    <w:rsid w:val="00AD07B0"/>
    <w:rsid w:val="00AD0B96"/>
    <w:rsid w:val="00AD17DD"/>
    <w:rsid w:val="00AD1B41"/>
    <w:rsid w:val="00AD1D97"/>
    <w:rsid w:val="00AD1F76"/>
    <w:rsid w:val="00AD275B"/>
    <w:rsid w:val="00AD3222"/>
    <w:rsid w:val="00AD3316"/>
    <w:rsid w:val="00AD33F6"/>
    <w:rsid w:val="00AD3AA4"/>
    <w:rsid w:val="00AD3F28"/>
    <w:rsid w:val="00AD4201"/>
    <w:rsid w:val="00AD49D1"/>
    <w:rsid w:val="00AD4E19"/>
    <w:rsid w:val="00AD5498"/>
    <w:rsid w:val="00AD54F5"/>
    <w:rsid w:val="00AD570E"/>
    <w:rsid w:val="00AD5EB5"/>
    <w:rsid w:val="00AD6030"/>
    <w:rsid w:val="00AD6433"/>
    <w:rsid w:val="00AD67EE"/>
    <w:rsid w:val="00AD688E"/>
    <w:rsid w:val="00AD69AC"/>
    <w:rsid w:val="00AD6FB1"/>
    <w:rsid w:val="00AD7D97"/>
    <w:rsid w:val="00AE04D5"/>
    <w:rsid w:val="00AE0878"/>
    <w:rsid w:val="00AE0899"/>
    <w:rsid w:val="00AE1125"/>
    <w:rsid w:val="00AE1133"/>
    <w:rsid w:val="00AE1540"/>
    <w:rsid w:val="00AE172C"/>
    <w:rsid w:val="00AE20F4"/>
    <w:rsid w:val="00AE2803"/>
    <w:rsid w:val="00AE28AD"/>
    <w:rsid w:val="00AE2C42"/>
    <w:rsid w:val="00AE2F07"/>
    <w:rsid w:val="00AE33D9"/>
    <w:rsid w:val="00AE3427"/>
    <w:rsid w:val="00AE3C95"/>
    <w:rsid w:val="00AE457B"/>
    <w:rsid w:val="00AE45C9"/>
    <w:rsid w:val="00AE481D"/>
    <w:rsid w:val="00AE49BA"/>
    <w:rsid w:val="00AE4A36"/>
    <w:rsid w:val="00AE4AF9"/>
    <w:rsid w:val="00AE533F"/>
    <w:rsid w:val="00AE5365"/>
    <w:rsid w:val="00AE5886"/>
    <w:rsid w:val="00AE59E4"/>
    <w:rsid w:val="00AE6437"/>
    <w:rsid w:val="00AE6EBD"/>
    <w:rsid w:val="00AE6FF5"/>
    <w:rsid w:val="00AE7F2A"/>
    <w:rsid w:val="00AF0161"/>
    <w:rsid w:val="00AF0179"/>
    <w:rsid w:val="00AF02CE"/>
    <w:rsid w:val="00AF0341"/>
    <w:rsid w:val="00AF0451"/>
    <w:rsid w:val="00AF0459"/>
    <w:rsid w:val="00AF0683"/>
    <w:rsid w:val="00AF09FF"/>
    <w:rsid w:val="00AF0F43"/>
    <w:rsid w:val="00AF1068"/>
    <w:rsid w:val="00AF1494"/>
    <w:rsid w:val="00AF1582"/>
    <w:rsid w:val="00AF1A8C"/>
    <w:rsid w:val="00AF1C7C"/>
    <w:rsid w:val="00AF1FEB"/>
    <w:rsid w:val="00AF204D"/>
    <w:rsid w:val="00AF2402"/>
    <w:rsid w:val="00AF2513"/>
    <w:rsid w:val="00AF34ED"/>
    <w:rsid w:val="00AF37EF"/>
    <w:rsid w:val="00AF38CE"/>
    <w:rsid w:val="00AF3E82"/>
    <w:rsid w:val="00AF45BC"/>
    <w:rsid w:val="00AF4E55"/>
    <w:rsid w:val="00AF4E73"/>
    <w:rsid w:val="00AF4F89"/>
    <w:rsid w:val="00AF514E"/>
    <w:rsid w:val="00AF5826"/>
    <w:rsid w:val="00AF5C71"/>
    <w:rsid w:val="00AF5F90"/>
    <w:rsid w:val="00AF64A4"/>
    <w:rsid w:val="00AF6538"/>
    <w:rsid w:val="00AF6587"/>
    <w:rsid w:val="00AF6F63"/>
    <w:rsid w:val="00AF772A"/>
    <w:rsid w:val="00AF7973"/>
    <w:rsid w:val="00AF7BA0"/>
    <w:rsid w:val="00B0058D"/>
    <w:rsid w:val="00B00C03"/>
    <w:rsid w:val="00B00C86"/>
    <w:rsid w:val="00B01809"/>
    <w:rsid w:val="00B01A20"/>
    <w:rsid w:val="00B021D6"/>
    <w:rsid w:val="00B02227"/>
    <w:rsid w:val="00B02715"/>
    <w:rsid w:val="00B02722"/>
    <w:rsid w:val="00B02ABC"/>
    <w:rsid w:val="00B02B59"/>
    <w:rsid w:val="00B02BE3"/>
    <w:rsid w:val="00B02D19"/>
    <w:rsid w:val="00B02EE6"/>
    <w:rsid w:val="00B02F9D"/>
    <w:rsid w:val="00B03162"/>
    <w:rsid w:val="00B0322F"/>
    <w:rsid w:val="00B03411"/>
    <w:rsid w:val="00B03650"/>
    <w:rsid w:val="00B0369A"/>
    <w:rsid w:val="00B03B84"/>
    <w:rsid w:val="00B03E56"/>
    <w:rsid w:val="00B03E76"/>
    <w:rsid w:val="00B042BE"/>
    <w:rsid w:val="00B04685"/>
    <w:rsid w:val="00B04B30"/>
    <w:rsid w:val="00B04EA5"/>
    <w:rsid w:val="00B04F89"/>
    <w:rsid w:val="00B05408"/>
    <w:rsid w:val="00B0553D"/>
    <w:rsid w:val="00B056F3"/>
    <w:rsid w:val="00B06054"/>
    <w:rsid w:val="00B061C9"/>
    <w:rsid w:val="00B06359"/>
    <w:rsid w:val="00B0661E"/>
    <w:rsid w:val="00B068B5"/>
    <w:rsid w:val="00B06E80"/>
    <w:rsid w:val="00B070AC"/>
    <w:rsid w:val="00B0732B"/>
    <w:rsid w:val="00B0741B"/>
    <w:rsid w:val="00B074A3"/>
    <w:rsid w:val="00B07701"/>
    <w:rsid w:val="00B079DF"/>
    <w:rsid w:val="00B07E4C"/>
    <w:rsid w:val="00B07EF2"/>
    <w:rsid w:val="00B102F3"/>
    <w:rsid w:val="00B10479"/>
    <w:rsid w:val="00B108D9"/>
    <w:rsid w:val="00B11273"/>
    <w:rsid w:val="00B1183B"/>
    <w:rsid w:val="00B11B04"/>
    <w:rsid w:val="00B11BFB"/>
    <w:rsid w:val="00B123A6"/>
    <w:rsid w:val="00B1252B"/>
    <w:rsid w:val="00B12A4E"/>
    <w:rsid w:val="00B12EFB"/>
    <w:rsid w:val="00B1304A"/>
    <w:rsid w:val="00B1311B"/>
    <w:rsid w:val="00B13205"/>
    <w:rsid w:val="00B13233"/>
    <w:rsid w:val="00B1349E"/>
    <w:rsid w:val="00B13636"/>
    <w:rsid w:val="00B141F7"/>
    <w:rsid w:val="00B1453D"/>
    <w:rsid w:val="00B14587"/>
    <w:rsid w:val="00B1491A"/>
    <w:rsid w:val="00B14A2D"/>
    <w:rsid w:val="00B14B06"/>
    <w:rsid w:val="00B14B44"/>
    <w:rsid w:val="00B14BAA"/>
    <w:rsid w:val="00B152FD"/>
    <w:rsid w:val="00B1530C"/>
    <w:rsid w:val="00B153F4"/>
    <w:rsid w:val="00B1576F"/>
    <w:rsid w:val="00B15E15"/>
    <w:rsid w:val="00B16048"/>
    <w:rsid w:val="00B1621C"/>
    <w:rsid w:val="00B163BA"/>
    <w:rsid w:val="00B1682D"/>
    <w:rsid w:val="00B16B6D"/>
    <w:rsid w:val="00B17502"/>
    <w:rsid w:val="00B1755F"/>
    <w:rsid w:val="00B17871"/>
    <w:rsid w:val="00B17C11"/>
    <w:rsid w:val="00B17E47"/>
    <w:rsid w:val="00B17F42"/>
    <w:rsid w:val="00B20579"/>
    <w:rsid w:val="00B20D3B"/>
    <w:rsid w:val="00B20D65"/>
    <w:rsid w:val="00B2106A"/>
    <w:rsid w:val="00B214DF"/>
    <w:rsid w:val="00B2179A"/>
    <w:rsid w:val="00B21A6A"/>
    <w:rsid w:val="00B21B50"/>
    <w:rsid w:val="00B22146"/>
    <w:rsid w:val="00B2278F"/>
    <w:rsid w:val="00B230B5"/>
    <w:rsid w:val="00B231CC"/>
    <w:rsid w:val="00B23268"/>
    <w:rsid w:val="00B232BC"/>
    <w:rsid w:val="00B23627"/>
    <w:rsid w:val="00B23968"/>
    <w:rsid w:val="00B2452F"/>
    <w:rsid w:val="00B24F6A"/>
    <w:rsid w:val="00B24FE5"/>
    <w:rsid w:val="00B260C7"/>
    <w:rsid w:val="00B2613E"/>
    <w:rsid w:val="00B2620B"/>
    <w:rsid w:val="00B268E1"/>
    <w:rsid w:val="00B26915"/>
    <w:rsid w:val="00B26992"/>
    <w:rsid w:val="00B27ABD"/>
    <w:rsid w:val="00B3001D"/>
    <w:rsid w:val="00B301B5"/>
    <w:rsid w:val="00B30D6A"/>
    <w:rsid w:val="00B30F0F"/>
    <w:rsid w:val="00B31429"/>
    <w:rsid w:val="00B314B3"/>
    <w:rsid w:val="00B31731"/>
    <w:rsid w:val="00B31CA6"/>
    <w:rsid w:val="00B31E5B"/>
    <w:rsid w:val="00B32059"/>
    <w:rsid w:val="00B32569"/>
    <w:rsid w:val="00B32E13"/>
    <w:rsid w:val="00B32EC9"/>
    <w:rsid w:val="00B337ED"/>
    <w:rsid w:val="00B33824"/>
    <w:rsid w:val="00B33A6F"/>
    <w:rsid w:val="00B33E95"/>
    <w:rsid w:val="00B34669"/>
    <w:rsid w:val="00B34E74"/>
    <w:rsid w:val="00B34F94"/>
    <w:rsid w:val="00B35379"/>
    <w:rsid w:val="00B353E4"/>
    <w:rsid w:val="00B35A10"/>
    <w:rsid w:val="00B35D1A"/>
    <w:rsid w:val="00B35F41"/>
    <w:rsid w:val="00B36166"/>
    <w:rsid w:val="00B363A2"/>
    <w:rsid w:val="00B36920"/>
    <w:rsid w:val="00B36B56"/>
    <w:rsid w:val="00B36DD0"/>
    <w:rsid w:val="00B372C1"/>
    <w:rsid w:val="00B37304"/>
    <w:rsid w:val="00B3783F"/>
    <w:rsid w:val="00B37964"/>
    <w:rsid w:val="00B37D58"/>
    <w:rsid w:val="00B37F3F"/>
    <w:rsid w:val="00B40236"/>
    <w:rsid w:val="00B4035C"/>
    <w:rsid w:val="00B4041F"/>
    <w:rsid w:val="00B407A7"/>
    <w:rsid w:val="00B41133"/>
    <w:rsid w:val="00B41787"/>
    <w:rsid w:val="00B4183D"/>
    <w:rsid w:val="00B41965"/>
    <w:rsid w:val="00B41B71"/>
    <w:rsid w:val="00B41C99"/>
    <w:rsid w:val="00B41E11"/>
    <w:rsid w:val="00B41E29"/>
    <w:rsid w:val="00B42258"/>
    <w:rsid w:val="00B423D1"/>
    <w:rsid w:val="00B4280E"/>
    <w:rsid w:val="00B42A62"/>
    <w:rsid w:val="00B42D01"/>
    <w:rsid w:val="00B42E1B"/>
    <w:rsid w:val="00B42E1E"/>
    <w:rsid w:val="00B434DF"/>
    <w:rsid w:val="00B43BCD"/>
    <w:rsid w:val="00B44668"/>
    <w:rsid w:val="00B448C9"/>
    <w:rsid w:val="00B44C74"/>
    <w:rsid w:val="00B452C7"/>
    <w:rsid w:val="00B459A5"/>
    <w:rsid w:val="00B45F23"/>
    <w:rsid w:val="00B46676"/>
    <w:rsid w:val="00B47D38"/>
    <w:rsid w:val="00B5003D"/>
    <w:rsid w:val="00B50761"/>
    <w:rsid w:val="00B507B4"/>
    <w:rsid w:val="00B50B8B"/>
    <w:rsid w:val="00B50E93"/>
    <w:rsid w:val="00B50F2E"/>
    <w:rsid w:val="00B51476"/>
    <w:rsid w:val="00B514AA"/>
    <w:rsid w:val="00B51927"/>
    <w:rsid w:val="00B519CD"/>
    <w:rsid w:val="00B51B14"/>
    <w:rsid w:val="00B51B25"/>
    <w:rsid w:val="00B51F46"/>
    <w:rsid w:val="00B521DE"/>
    <w:rsid w:val="00B52A16"/>
    <w:rsid w:val="00B5310C"/>
    <w:rsid w:val="00B531AC"/>
    <w:rsid w:val="00B53228"/>
    <w:rsid w:val="00B53341"/>
    <w:rsid w:val="00B534D1"/>
    <w:rsid w:val="00B5383B"/>
    <w:rsid w:val="00B539C5"/>
    <w:rsid w:val="00B53B17"/>
    <w:rsid w:val="00B53C9F"/>
    <w:rsid w:val="00B53F9C"/>
    <w:rsid w:val="00B541C5"/>
    <w:rsid w:val="00B54216"/>
    <w:rsid w:val="00B544B1"/>
    <w:rsid w:val="00B54900"/>
    <w:rsid w:val="00B54D65"/>
    <w:rsid w:val="00B54E6A"/>
    <w:rsid w:val="00B551B4"/>
    <w:rsid w:val="00B5540D"/>
    <w:rsid w:val="00B554F6"/>
    <w:rsid w:val="00B555BB"/>
    <w:rsid w:val="00B5572C"/>
    <w:rsid w:val="00B55FCE"/>
    <w:rsid w:val="00B56D34"/>
    <w:rsid w:val="00B57316"/>
    <w:rsid w:val="00B577C6"/>
    <w:rsid w:val="00B57A28"/>
    <w:rsid w:val="00B57BA9"/>
    <w:rsid w:val="00B57E7B"/>
    <w:rsid w:val="00B60043"/>
    <w:rsid w:val="00B60050"/>
    <w:rsid w:val="00B60191"/>
    <w:rsid w:val="00B60423"/>
    <w:rsid w:val="00B60B17"/>
    <w:rsid w:val="00B60EA5"/>
    <w:rsid w:val="00B6111F"/>
    <w:rsid w:val="00B6122C"/>
    <w:rsid w:val="00B614FA"/>
    <w:rsid w:val="00B61560"/>
    <w:rsid w:val="00B61695"/>
    <w:rsid w:val="00B61D99"/>
    <w:rsid w:val="00B62139"/>
    <w:rsid w:val="00B62743"/>
    <w:rsid w:val="00B62CFF"/>
    <w:rsid w:val="00B62F23"/>
    <w:rsid w:val="00B63158"/>
    <w:rsid w:val="00B631F1"/>
    <w:rsid w:val="00B63599"/>
    <w:rsid w:val="00B638A0"/>
    <w:rsid w:val="00B63DB0"/>
    <w:rsid w:val="00B64054"/>
    <w:rsid w:val="00B64164"/>
    <w:rsid w:val="00B647E4"/>
    <w:rsid w:val="00B64D96"/>
    <w:rsid w:val="00B6528B"/>
    <w:rsid w:val="00B652F5"/>
    <w:rsid w:val="00B65B59"/>
    <w:rsid w:val="00B65E76"/>
    <w:rsid w:val="00B66461"/>
    <w:rsid w:val="00B66515"/>
    <w:rsid w:val="00B66941"/>
    <w:rsid w:val="00B66A18"/>
    <w:rsid w:val="00B66C06"/>
    <w:rsid w:val="00B66FA4"/>
    <w:rsid w:val="00B6700B"/>
    <w:rsid w:val="00B67766"/>
    <w:rsid w:val="00B678EA"/>
    <w:rsid w:val="00B700E3"/>
    <w:rsid w:val="00B71128"/>
    <w:rsid w:val="00B72182"/>
    <w:rsid w:val="00B7230B"/>
    <w:rsid w:val="00B723AB"/>
    <w:rsid w:val="00B72BCD"/>
    <w:rsid w:val="00B7302B"/>
    <w:rsid w:val="00B7314A"/>
    <w:rsid w:val="00B7363D"/>
    <w:rsid w:val="00B73B7D"/>
    <w:rsid w:val="00B74217"/>
    <w:rsid w:val="00B74569"/>
    <w:rsid w:val="00B745EB"/>
    <w:rsid w:val="00B74DB9"/>
    <w:rsid w:val="00B750CF"/>
    <w:rsid w:val="00B75472"/>
    <w:rsid w:val="00B75CA9"/>
    <w:rsid w:val="00B75E2F"/>
    <w:rsid w:val="00B75F3B"/>
    <w:rsid w:val="00B766D4"/>
    <w:rsid w:val="00B766F6"/>
    <w:rsid w:val="00B76875"/>
    <w:rsid w:val="00B76BF8"/>
    <w:rsid w:val="00B76D40"/>
    <w:rsid w:val="00B76E2C"/>
    <w:rsid w:val="00B771A7"/>
    <w:rsid w:val="00B7728B"/>
    <w:rsid w:val="00B77570"/>
    <w:rsid w:val="00B77717"/>
    <w:rsid w:val="00B7787F"/>
    <w:rsid w:val="00B77B81"/>
    <w:rsid w:val="00B77BCA"/>
    <w:rsid w:val="00B80063"/>
    <w:rsid w:val="00B8029B"/>
    <w:rsid w:val="00B8041A"/>
    <w:rsid w:val="00B804A0"/>
    <w:rsid w:val="00B8151A"/>
    <w:rsid w:val="00B81EAD"/>
    <w:rsid w:val="00B81FDE"/>
    <w:rsid w:val="00B82053"/>
    <w:rsid w:val="00B8209D"/>
    <w:rsid w:val="00B822F5"/>
    <w:rsid w:val="00B82BA6"/>
    <w:rsid w:val="00B82CEA"/>
    <w:rsid w:val="00B82F0D"/>
    <w:rsid w:val="00B82FE1"/>
    <w:rsid w:val="00B8315F"/>
    <w:rsid w:val="00B831D0"/>
    <w:rsid w:val="00B8342F"/>
    <w:rsid w:val="00B834F9"/>
    <w:rsid w:val="00B839CD"/>
    <w:rsid w:val="00B83B5D"/>
    <w:rsid w:val="00B83B76"/>
    <w:rsid w:val="00B83C1A"/>
    <w:rsid w:val="00B83C87"/>
    <w:rsid w:val="00B83CAB"/>
    <w:rsid w:val="00B84043"/>
    <w:rsid w:val="00B84223"/>
    <w:rsid w:val="00B84765"/>
    <w:rsid w:val="00B84DC2"/>
    <w:rsid w:val="00B85303"/>
    <w:rsid w:val="00B854C5"/>
    <w:rsid w:val="00B8598B"/>
    <w:rsid w:val="00B85EA7"/>
    <w:rsid w:val="00B8603E"/>
    <w:rsid w:val="00B86852"/>
    <w:rsid w:val="00B86BC6"/>
    <w:rsid w:val="00B86CC4"/>
    <w:rsid w:val="00B86F04"/>
    <w:rsid w:val="00B8717F"/>
    <w:rsid w:val="00B8745B"/>
    <w:rsid w:val="00B8787C"/>
    <w:rsid w:val="00B8789C"/>
    <w:rsid w:val="00B87A6B"/>
    <w:rsid w:val="00B87DAC"/>
    <w:rsid w:val="00B87F5A"/>
    <w:rsid w:val="00B900F5"/>
    <w:rsid w:val="00B90484"/>
    <w:rsid w:val="00B90784"/>
    <w:rsid w:val="00B9090C"/>
    <w:rsid w:val="00B90D78"/>
    <w:rsid w:val="00B90E0E"/>
    <w:rsid w:val="00B9184E"/>
    <w:rsid w:val="00B91963"/>
    <w:rsid w:val="00B91B1F"/>
    <w:rsid w:val="00B91E55"/>
    <w:rsid w:val="00B91FAF"/>
    <w:rsid w:val="00B9256D"/>
    <w:rsid w:val="00B92790"/>
    <w:rsid w:val="00B92F10"/>
    <w:rsid w:val="00B9307D"/>
    <w:rsid w:val="00B937B4"/>
    <w:rsid w:val="00B93A79"/>
    <w:rsid w:val="00B93B18"/>
    <w:rsid w:val="00B94208"/>
    <w:rsid w:val="00B943B0"/>
    <w:rsid w:val="00B94605"/>
    <w:rsid w:val="00B94F90"/>
    <w:rsid w:val="00B95BEF"/>
    <w:rsid w:val="00B95DFE"/>
    <w:rsid w:val="00B9660F"/>
    <w:rsid w:val="00B96AE1"/>
    <w:rsid w:val="00B96E80"/>
    <w:rsid w:val="00B96FB8"/>
    <w:rsid w:val="00B9799D"/>
    <w:rsid w:val="00B97AA7"/>
    <w:rsid w:val="00B97B9C"/>
    <w:rsid w:val="00BA02EC"/>
    <w:rsid w:val="00BA041A"/>
    <w:rsid w:val="00BA088B"/>
    <w:rsid w:val="00BA0BEF"/>
    <w:rsid w:val="00BA0F95"/>
    <w:rsid w:val="00BA120B"/>
    <w:rsid w:val="00BA1490"/>
    <w:rsid w:val="00BA1591"/>
    <w:rsid w:val="00BA15FA"/>
    <w:rsid w:val="00BA170B"/>
    <w:rsid w:val="00BA1818"/>
    <w:rsid w:val="00BA1C0A"/>
    <w:rsid w:val="00BA1D93"/>
    <w:rsid w:val="00BA267B"/>
    <w:rsid w:val="00BA27D0"/>
    <w:rsid w:val="00BA2D6A"/>
    <w:rsid w:val="00BA3386"/>
    <w:rsid w:val="00BA35D5"/>
    <w:rsid w:val="00BA38CE"/>
    <w:rsid w:val="00BA3910"/>
    <w:rsid w:val="00BA3BFE"/>
    <w:rsid w:val="00BA4CDC"/>
    <w:rsid w:val="00BA4F0A"/>
    <w:rsid w:val="00BA5744"/>
    <w:rsid w:val="00BA58DA"/>
    <w:rsid w:val="00BA5C55"/>
    <w:rsid w:val="00BA61A9"/>
    <w:rsid w:val="00BA6312"/>
    <w:rsid w:val="00BA6F3B"/>
    <w:rsid w:val="00BA749D"/>
    <w:rsid w:val="00BA77CA"/>
    <w:rsid w:val="00BB0314"/>
    <w:rsid w:val="00BB0925"/>
    <w:rsid w:val="00BB1050"/>
    <w:rsid w:val="00BB117C"/>
    <w:rsid w:val="00BB128E"/>
    <w:rsid w:val="00BB137C"/>
    <w:rsid w:val="00BB18D7"/>
    <w:rsid w:val="00BB198F"/>
    <w:rsid w:val="00BB1D86"/>
    <w:rsid w:val="00BB1E55"/>
    <w:rsid w:val="00BB1F62"/>
    <w:rsid w:val="00BB1F9F"/>
    <w:rsid w:val="00BB2093"/>
    <w:rsid w:val="00BB213F"/>
    <w:rsid w:val="00BB21A6"/>
    <w:rsid w:val="00BB2582"/>
    <w:rsid w:val="00BB2C42"/>
    <w:rsid w:val="00BB2FAA"/>
    <w:rsid w:val="00BB315A"/>
    <w:rsid w:val="00BB3554"/>
    <w:rsid w:val="00BB3B46"/>
    <w:rsid w:val="00BB3CFE"/>
    <w:rsid w:val="00BB3D48"/>
    <w:rsid w:val="00BB3E3F"/>
    <w:rsid w:val="00BB3F5E"/>
    <w:rsid w:val="00BB4716"/>
    <w:rsid w:val="00BB488E"/>
    <w:rsid w:val="00BB4A67"/>
    <w:rsid w:val="00BB5038"/>
    <w:rsid w:val="00BB5102"/>
    <w:rsid w:val="00BB5229"/>
    <w:rsid w:val="00BB5852"/>
    <w:rsid w:val="00BB5C07"/>
    <w:rsid w:val="00BB5DF3"/>
    <w:rsid w:val="00BB5FCA"/>
    <w:rsid w:val="00BB61E0"/>
    <w:rsid w:val="00BB66F8"/>
    <w:rsid w:val="00BB6C5E"/>
    <w:rsid w:val="00BB6EA8"/>
    <w:rsid w:val="00BB6F23"/>
    <w:rsid w:val="00BB6F25"/>
    <w:rsid w:val="00BB725A"/>
    <w:rsid w:val="00BB7457"/>
    <w:rsid w:val="00BB74DB"/>
    <w:rsid w:val="00BB77C0"/>
    <w:rsid w:val="00BB786B"/>
    <w:rsid w:val="00BB7C2C"/>
    <w:rsid w:val="00BB7E30"/>
    <w:rsid w:val="00BC026A"/>
    <w:rsid w:val="00BC075B"/>
    <w:rsid w:val="00BC1013"/>
    <w:rsid w:val="00BC135F"/>
    <w:rsid w:val="00BC14F8"/>
    <w:rsid w:val="00BC162C"/>
    <w:rsid w:val="00BC1883"/>
    <w:rsid w:val="00BC19E2"/>
    <w:rsid w:val="00BC1C61"/>
    <w:rsid w:val="00BC1CB0"/>
    <w:rsid w:val="00BC2353"/>
    <w:rsid w:val="00BC2517"/>
    <w:rsid w:val="00BC2614"/>
    <w:rsid w:val="00BC2953"/>
    <w:rsid w:val="00BC2AED"/>
    <w:rsid w:val="00BC3430"/>
    <w:rsid w:val="00BC3B15"/>
    <w:rsid w:val="00BC3BE9"/>
    <w:rsid w:val="00BC3C6C"/>
    <w:rsid w:val="00BC3DD4"/>
    <w:rsid w:val="00BC3FC5"/>
    <w:rsid w:val="00BC45B3"/>
    <w:rsid w:val="00BC48B3"/>
    <w:rsid w:val="00BC4BA0"/>
    <w:rsid w:val="00BC4E11"/>
    <w:rsid w:val="00BC5300"/>
    <w:rsid w:val="00BC5693"/>
    <w:rsid w:val="00BC5850"/>
    <w:rsid w:val="00BC5926"/>
    <w:rsid w:val="00BC65A2"/>
    <w:rsid w:val="00BC664F"/>
    <w:rsid w:val="00BC6AF5"/>
    <w:rsid w:val="00BC6CEB"/>
    <w:rsid w:val="00BC6EBB"/>
    <w:rsid w:val="00BC78FD"/>
    <w:rsid w:val="00BC79BD"/>
    <w:rsid w:val="00BD01CF"/>
    <w:rsid w:val="00BD03EE"/>
    <w:rsid w:val="00BD0636"/>
    <w:rsid w:val="00BD0708"/>
    <w:rsid w:val="00BD1058"/>
    <w:rsid w:val="00BD1B54"/>
    <w:rsid w:val="00BD1EC7"/>
    <w:rsid w:val="00BD1FE4"/>
    <w:rsid w:val="00BD2924"/>
    <w:rsid w:val="00BD2DDD"/>
    <w:rsid w:val="00BD2F0B"/>
    <w:rsid w:val="00BD2F3D"/>
    <w:rsid w:val="00BD32EA"/>
    <w:rsid w:val="00BD35CF"/>
    <w:rsid w:val="00BD36E4"/>
    <w:rsid w:val="00BD37E0"/>
    <w:rsid w:val="00BD3985"/>
    <w:rsid w:val="00BD3BC4"/>
    <w:rsid w:val="00BD3C26"/>
    <w:rsid w:val="00BD41ED"/>
    <w:rsid w:val="00BD4F4F"/>
    <w:rsid w:val="00BD549F"/>
    <w:rsid w:val="00BD563C"/>
    <w:rsid w:val="00BD59B7"/>
    <w:rsid w:val="00BD5A83"/>
    <w:rsid w:val="00BD5DAB"/>
    <w:rsid w:val="00BD5DB1"/>
    <w:rsid w:val="00BD5F4F"/>
    <w:rsid w:val="00BD5FCF"/>
    <w:rsid w:val="00BD6268"/>
    <w:rsid w:val="00BD6513"/>
    <w:rsid w:val="00BD6EF9"/>
    <w:rsid w:val="00BD7999"/>
    <w:rsid w:val="00BD7C2A"/>
    <w:rsid w:val="00BD7CF0"/>
    <w:rsid w:val="00BE0153"/>
    <w:rsid w:val="00BE0331"/>
    <w:rsid w:val="00BE0352"/>
    <w:rsid w:val="00BE044F"/>
    <w:rsid w:val="00BE0F56"/>
    <w:rsid w:val="00BE125A"/>
    <w:rsid w:val="00BE1729"/>
    <w:rsid w:val="00BE2437"/>
    <w:rsid w:val="00BE24E2"/>
    <w:rsid w:val="00BE24F1"/>
    <w:rsid w:val="00BE297B"/>
    <w:rsid w:val="00BE2C58"/>
    <w:rsid w:val="00BE3072"/>
    <w:rsid w:val="00BE3702"/>
    <w:rsid w:val="00BE3BF3"/>
    <w:rsid w:val="00BE3C0D"/>
    <w:rsid w:val="00BE4337"/>
    <w:rsid w:val="00BE522A"/>
    <w:rsid w:val="00BE54EE"/>
    <w:rsid w:val="00BE5561"/>
    <w:rsid w:val="00BE568C"/>
    <w:rsid w:val="00BE59E5"/>
    <w:rsid w:val="00BE5BCE"/>
    <w:rsid w:val="00BE667E"/>
    <w:rsid w:val="00BE6702"/>
    <w:rsid w:val="00BE6F51"/>
    <w:rsid w:val="00BE70DA"/>
    <w:rsid w:val="00BE70E4"/>
    <w:rsid w:val="00BE722A"/>
    <w:rsid w:val="00BE78D2"/>
    <w:rsid w:val="00BF0353"/>
    <w:rsid w:val="00BF0B11"/>
    <w:rsid w:val="00BF0CA7"/>
    <w:rsid w:val="00BF0F64"/>
    <w:rsid w:val="00BF1981"/>
    <w:rsid w:val="00BF2950"/>
    <w:rsid w:val="00BF36AE"/>
    <w:rsid w:val="00BF3704"/>
    <w:rsid w:val="00BF3C09"/>
    <w:rsid w:val="00BF4FBF"/>
    <w:rsid w:val="00BF54DD"/>
    <w:rsid w:val="00BF5504"/>
    <w:rsid w:val="00BF57F6"/>
    <w:rsid w:val="00BF5D12"/>
    <w:rsid w:val="00BF5FE0"/>
    <w:rsid w:val="00BF6031"/>
    <w:rsid w:val="00BF6ABC"/>
    <w:rsid w:val="00BF6BCD"/>
    <w:rsid w:val="00BF6C06"/>
    <w:rsid w:val="00BF7127"/>
    <w:rsid w:val="00BF7379"/>
    <w:rsid w:val="00BF782A"/>
    <w:rsid w:val="00BF7EEB"/>
    <w:rsid w:val="00C00113"/>
    <w:rsid w:val="00C00394"/>
    <w:rsid w:val="00C004D3"/>
    <w:rsid w:val="00C0073E"/>
    <w:rsid w:val="00C0128B"/>
    <w:rsid w:val="00C012ED"/>
    <w:rsid w:val="00C0139F"/>
    <w:rsid w:val="00C016AC"/>
    <w:rsid w:val="00C01C41"/>
    <w:rsid w:val="00C02811"/>
    <w:rsid w:val="00C02FC4"/>
    <w:rsid w:val="00C03365"/>
    <w:rsid w:val="00C03373"/>
    <w:rsid w:val="00C039FF"/>
    <w:rsid w:val="00C03BF8"/>
    <w:rsid w:val="00C03CBD"/>
    <w:rsid w:val="00C03CBF"/>
    <w:rsid w:val="00C03EF5"/>
    <w:rsid w:val="00C04021"/>
    <w:rsid w:val="00C04130"/>
    <w:rsid w:val="00C04212"/>
    <w:rsid w:val="00C0451C"/>
    <w:rsid w:val="00C04DE6"/>
    <w:rsid w:val="00C05191"/>
    <w:rsid w:val="00C051E6"/>
    <w:rsid w:val="00C056BE"/>
    <w:rsid w:val="00C059A6"/>
    <w:rsid w:val="00C05D72"/>
    <w:rsid w:val="00C05F28"/>
    <w:rsid w:val="00C05FEF"/>
    <w:rsid w:val="00C06DAC"/>
    <w:rsid w:val="00C071B1"/>
    <w:rsid w:val="00C07A37"/>
    <w:rsid w:val="00C07C64"/>
    <w:rsid w:val="00C07CFA"/>
    <w:rsid w:val="00C103B3"/>
    <w:rsid w:val="00C1059C"/>
    <w:rsid w:val="00C10863"/>
    <w:rsid w:val="00C108F8"/>
    <w:rsid w:val="00C10938"/>
    <w:rsid w:val="00C109EB"/>
    <w:rsid w:val="00C10B39"/>
    <w:rsid w:val="00C10E49"/>
    <w:rsid w:val="00C115B4"/>
    <w:rsid w:val="00C11612"/>
    <w:rsid w:val="00C1164B"/>
    <w:rsid w:val="00C11A78"/>
    <w:rsid w:val="00C11BAC"/>
    <w:rsid w:val="00C12149"/>
    <w:rsid w:val="00C1234D"/>
    <w:rsid w:val="00C12674"/>
    <w:rsid w:val="00C12681"/>
    <w:rsid w:val="00C12759"/>
    <w:rsid w:val="00C12B20"/>
    <w:rsid w:val="00C12C78"/>
    <w:rsid w:val="00C12F70"/>
    <w:rsid w:val="00C13391"/>
    <w:rsid w:val="00C1419B"/>
    <w:rsid w:val="00C1451A"/>
    <w:rsid w:val="00C14841"/>
    <w:rsid w:val="00C14B2F"/>
    <w:rsid w:val="00C14E10"/>
    <w:rsid w:val="00C14E21"/>
    <w:rsid w:val="00C14E41"/>
    <w:rsid w:val="00C15053"/>
    <w:rsid w:val="00C15056"/>
    <w:rsid w:val="00C157A1"/>
    <w:rsid w:val="00C15AE8"/>
    <w:rsid w:val="00C15C55"/>
    <w:rsid w:val="00C16F53"/>
    <w:rsid w:val="00C1726E"/>
    <w:rsid w:val="00C17372"/>
    <w:rsid w:val="00C174A0"/>
    <w:rsid w:val="00C20708"/>
    <w:rsid w:val="00C209EB"/>
    <w:rsid w:val="00C20A61"/>
    <w:rsid w:val="00C20CC1"/>
    <w:rsid w:val="00C20D80"/>
    <w:rsid w:val="00C20DE8"/>
    <w:rsid w:val="00C220A2"/>
    <w:rsid w:val="00C22152"/>
    <w:rsid w:val="00C222F5"/>
    <w:rsid w:val="00C2249E"/>
    <w:rsid w:val="00C22E01"/>
    <w:rsid w:val="00C232A2"/>
    <w:rsid w:val="00C24273"/>
    <w:rsid w:val="00C24AE6"/>
    <w:rsid w:val="00C24B60"/>
    <w:rsid w:val="00C24FDE"/>
    <w:rsid w:val="00C25998"/>
    <w:rsid w:val="00C25ACA"/>
    <w:rsid w:val="00C25BB8"/>
    <w:rsid w:val="00C25BF3"/>
    <w:rsid w:val="00C260E0"/>
    <w:rsid w:val="00C2616D"/>
    <w:rsid w:val="00C2650B"/>
    <w:rsid w:val="00C26C7E"/>
    <w:rsid w:val="00C27AB3"/>
    <w:rsid w:val="00C301C2"/>
    <w:rsid w:val="00C3032E"/>
    <w:rsid w:val="00C306B6"/>
    <w:rsid w:val="00C3098B"/>
    <w:rsid w:val="00C30A6D"/>
    <w:rsid w:val="00C30C56"/>
    <w:rsid w:val="00C30F64"/>
    <w:rsid w:val="00C31033"/>
    <w:rsid w:val="00C31255"/>
    <w:rsid w:val="00C31902"/>
    <w:rsid w:val="00C31E17"/>
    <w:rsid w:val="00C32304"/>
    <w:rsid w:val="00C3250F"/>
    <w:rsid w:val="00C326E9"/>
    <w:rsid w:val="00C32739"/>
    <w:rsid w:val="00C32A48"/>
    <w:rsid w:val="00C32E67"/>
    <w:rsid w:val="00C32E87"/>
    <w:rsid w:val="00C32FC8"/>
    <w:rsid w:val="00C33120"/>
    <w:rsid w:val="00C3323F"/>
    <w:rsid w:val="00C3341C"/>
    <w:rsid w:val="00C33481"/>
    <w:rsid w:val="00C334FE"/>
    <w:rsid w:val="00C33BF9"/>
    <w:rsid w:val="00C33CB5"/>
    <w:rsid w:val="00C33DA9"/>
    <w:rsid w:val="00C348D4"/>
    <w:rsid w:val="00C34940"/>
    <w:rsid w:val="00C34971"/>
    <w:rsid w:val="00C34A11"/>
    <w:rsid w:val="00C34B08"/>
    <w:rsid w:val="00C34B2B"/>
    <w:rsid w:val="00C34C4E"/>
    <w:rsid w:val="00C34C86"/>
    <w:rsid w:val="00C3515C"/>
    <w:rsid w:val="00C35540"/>
    <w:rsid w:val="00C356F0"/>
    <w:rsid w:val="00C35B9A"/>
    <w:rsid w:val="00C35D52"/>
    <w:rsid w:val="00C35E05"/>
    <w:rsid w:val="00C35E1F"/>
    <w:rsid w:val="00C36222"/>
    <w:rsid w:val="00C363B3"/>
    <w:rsid w:val="00C366C0"/>
    <w:rsid w:val="00C378BC"/>
    <w:rsid w:val="00C37BCD"/>
    <w:rsid w:val="00C37D67"/>
    <w:rsid w:val="00C40135"/>
    <w:rsid w:val="00C40A1C"/>
    <w:rsid w:val="00C40F77"/>
    <w:rsid w:val="00C41334"/>
    <w:rsid w:val="00C41D49"/>
    <w:rsid w:val="00C421FD"/>
    <w:rsid w:val="00C42A21"/>
    <w:rsid w:val="00C42DEB"/>
    <w:rsid w:val="00C43105"/>
    <w:rsid w:val="00C43291"/>
    <w:rsid w:val="00C434E4"/>
    <w:rsid w:val="00C436D9"/>
    <w:rsid w:val="00C4409B"/>
    <w:rsid w:val="00C44116"/>
    <w:rsid w:val="00C44697"/>
    <w:rsid w:val="00C44A32"/>
    <w:rsid w:val="00C44E5D"/>
    <w:rsid w:val="00C4516F"/>
    <w:rsid w:val="00C45324"/>
    <w:rsid w:val="00C4549B"/>
    <w:rsid w:val="00C45C61"/>
    <w:rsid w:val="00C45E84"/>
    <w:rsid w:val="00C45ED5"/>
    <w:rsid w:val="00C46A6C"/>
    <w:rsid w:val="00C46B70"/>
    <w:rsid w:val="00C46EAF"/>
    <w:rsid w:val="00C46FA4"/>
    <w:rsid w:val="00C47349"/>
    <w:rsid w:val="00C47396"/>
    <w:rsid w:val="00C474D4"/>
    <w:rsid w:val="00C4779C"/>
    <w:rsid w:val="00C5007B"/>
    <w:rsid w:val="00C50CD6"/>
    <w:rsid w:val="00C5115C"/>
    <w:rsid w:val="00C514B8"/>
    <w:rsid w:val="00C515E0"/>
    <w:rsid w:val="00C5197B"/>
    <w:rsid w:val="00C51A2F"/>
    <w:rsid w:val="00C51D04"/>
    <w:rsid w:val="00C51D3E"/>
    <w:rsid w:val="00C52605"/>
    <w:rsid w:val="00C529D8"/>
    <w:rsid w:val="00C52CFD"/>
    <w:rsid w:val="00C5391F"/>
    <w:rsid w:val="00C53B0B"/>
    <w:rsid w:val="00C5464B"/>
    <w:rsid w:val="00C54676"/>
    <w:rsid w:val="00C5469A"/>
    <w:rsid w:val="00C5496A"/>
    <w:rsid w:val="00C54E46"/>
    <w:rsid w:val="00C5515E"/>
    <w:rsid w:val="00C55457"/>
    <w:rsid w:val="00C556CD"/>
    <w:rsid w:val="00C5586F"/>
    <w:rsid w:val="00C55B01"/>
    <w:rsid w:val="00C55B81"/>
    <w:rsid w:val="00C55C65"/>
    <w:rsid w:val="00C561DC"/>
    <w:rsid w:val="00C562CD"/>
    <w:rsid w:val="00C5740D"/>
    <w:rsid w:val="00C57F8D"/>
    <w:rsid w:val="00C6014B"/>
    <w:rsid w:val="00C6025A"/>
    <w:rsid w:val="00C602BA"/>
    <w:rsid w:val="00C603B6"/>
    <w:rsid w:val="00C60935"/>
    <w:rsid w:val="00C609A5"/>
    <w:rsid w:val="00C60E5C"/>
    <w:rsid w:val="00C60EC0"/>
    <w:rsid w:val="00C61014"/>
    <w:rsid w:val="00C6104C"/>
    <w:rsid w:val="00C611F6"/>
    <w:rsid w:val="00C61304"/>
    <w:rsid w:val="00C6158C"/>
    <w:rsid w:val="00C618D9"/>
    <w:rsid w:val="00C61E7F"/>
    <w:rsid w:val="00C61F22"/>
    <w:rsid w:val="00C622C1"/>
    <w:rsid w:val="00C625EB"/>
    <w:rsid w:val="00C62990"/>
    <w:rsid w:val="00C62A46"/>
    <w:rsid w:val="00C62AE6"/>
    <w:rsid w:val="00C63024"/>
    <w:rsid w:val="00C635D3"/>
    <w:rsid w:val="00C64023"/>
    <w:rsid w:val="00C6529B"/>
    <w:rsid w:val="00C654D3"/>
    <w:rsid w:val="00C6552F"/>
    <w:rsid w:val="00C65A75"/>
    <w:rsid w:val="00C65ECF"/>
    <w:rsid w:val="00C6627A"/>
    <w:rsid w:val="00C6632E"/>
    <w:rsid w:val="00C66673"/>
    <w:rsid w:val="00C6670D"/>
    <w:rsid w:val="00C6705E"/>
    <w:rsid w:val="00C67080"/>
    <w:rsid w:val="00C67266"/>
    <w:rsid w:val="00C67854"/>
    <w:rsid w:val="00C67867"/>
    <w:rsid w:val="00C67BC8"/>
    <w:rsid w:val="00C67BF1"/>
    <w:rsid w:val="00C67E2F"/>
    <w:rsid w:val="00C67E79"/>
    <w:rsid w:val="00C7064D"/>
    <w:rsid w:val="00C706C9"/>
    <w:rsid w:val="00C707E9"/>
    <w:rsid w:val="00C70878"/>
    <w:rsid w:val="00C70EA5"/>
    <w:rsid w:val="00C7213C"/>
    <w:rsid w:val="00C721B0"/>
    <w:rsid w:val="00C724FE"/>
    <w:rsid w:val="00C72B1D"/>
    <w:rsid w:val="00C72B9A"/>
    <w:rsid w:val="00C735B6"/>
    <w:rsid w:val="00C7368C"/>
    <w:rsid w:val="00C73871"/>
    <w:rsid w:val="00C73934"/>
    <w:rsid w:val="00C73BC7"/>
    <w:rsid w:val="00C73BED"/>
    <w:rsid w:val="00C73FEA"/>
    <w:rsid w:val="00C741D9"/>
    <w:rsid w:val="00C74232"/>
    <w:rsid w:val="00C749F7"/>
    <w:rsid w:val="00C74FDA"/>
    <w:rsid w:val="00C75100"/>
    <w:rsid w:val="00C7518D"/>
    <w:rsid w:val="00C759CB"/>
    <w:rsid w:val="00C75F42"/>
    <w:rsid w:val="00C760BE"/>
    <w:rsid w:val="00C76122"/>
    <w:rsid w:val="00C7694D"/>
    <w:rsid w:val="00C7694E"/>
    <w:rsid w:val="00C76D1E"/>
    <w:rsid w:val="00C77766"/>
    <w:rsid w:val="00C778A3"/>
    <w:rsid w:val="00C77C0F"/>
    <w:rsid w:val="00C77CBF"/>
    <w:rsid w:val="00C80018"/>
    <w:rsid w:val="00C80554"/>
    <w:rsid w:val="00C8056C"/>
    <w:rsid w:val="00C80713"/>
    <w:rsid w:val="00C80AE1"/>
    <w:rsid w:val="00C80B62"/>
    <w:rsid w:val="00C80B86"/>
    <w:rsid w:val="00C80E9C"/>
    <w:rsid w:val="00C81313"/>
    <w:rsid w:val="00C817BC"/>
    <w:rsid w:val="00C8189F"/>
    <w:rsid w:val="00C81995"/>
    <w:rsid w:val="00C81A64"/>
    <w:rsid w:val="00C81AD7"/>
    <w:rsid w:val="00C81E2D"/>
    <w:rsid w:val="00C81F8D"/>
    <w:rsid w:val="00C82596"/>
    <w:rsid w:val="00C825B2"/>
    <w:rsid w:val="00C82635"/>
    <w:rsid w:val="00C8268C"/>
    <w:rsid w:val="00C82E20"/>
    <w:rsid w:val="00C8324C"/>
    <w:rsid w:val="00C832FC"/>
    <w:rsid w:val="00C8350A"/>
    <w:rsid w:val="00C838DF"/>
    <w:rsid w:val="00C8394B"/>
    <w:rsid w:val="00C83C6C"/>
    <w:rsid w:val="00C83F0C"/>
    <w:rsid w:val="00C8405E"/>
    <w:rsid w:val="00C84A4C"/>
    <w:rsid w:val="00C84DB5"/>
    <w:rsid w:val="00C84EFE"/>
    <w:rsid w:val="00C84F6C"/>
    <w:rsid w:val="00C84F78"/>
    <w:rsid w:val="00C8520B"/>
    <w:rsid w:val="00C856CD"/>
    <w:rsid w:val="00C85836"/>
    <w:rsid w:val="00C85989"/>
    <w:rsid w:val="00C86004"/>
    <w:rsid w:val="00C863EC"/>
    <w:rsid w:val="00C867D2"/>
    <w:rsid w:val="00C86B10"/>
    <w:rsid w:val="00C86C49"/>
    <w:rsid w:val="00C87024"/>
    <w:rsid w:val="00C871CA"/>
    <w:rsid w:val="00C87328"/>
    <w:rsid w:val="00C87406"/>
    <w:rsid w:val="00C8754E"/>
    <w:rsid w:val="00C87628"/>
    <w:rsid w:val="00C87B3A"/>
    <w:rsid w:val="00C87C2A"/>
    <w:rsid w:val="00C87D47"/>
    <w:rsid w:val="00C90569"/>
    <w:rsid w:val="00C90A57"/>
    <w:rsid w:val="00C90B7F"/>
    <w:rsid w:val="00C90D55"/>
    <w:rsid w:val="00C912B0"/>
    <w:rsid w:val="00C91628"/>
    <w:rsid w:val="00C91BEF"/>
    <w:rsid w:val="00C91FB5"/>
    <w:rsid w:val="00C92259"/>
    <w:rsid w:val="00C92A9B"/>
    <w:rsid w:val="00C92B7E"/>
    <w:rsid w:val="00C92C73"/>
    <w:rsid w:val="00C93578"/>
    <w:rsid w:val="00C935FE"/>
    <w:rsid w:val="00C93774"/>
    <w:rsid w:val="00C9385A"/>
    <w:rsid w:val="00C93A60"/>
    <w:rsid w:val="00C93A6A"/>
    <w:rsid w:val="00C94BEF"/>
    <w:rsid w:val="00C94C06"/>
    <w:rsid w:val="00C950E6"/>
    <w:rsid w:val="00C953DA"/>
    <w:rsid w:val="00C95783"/>
    <w:rsid w:val="00C95C1F"/>
    <w:rsid w:val="00C95D91"/>
    <w:rsid w:val="00C96086"/>
    <w:rsid w:val="00C96188"/>
    <w:rsid w:val="00C9628F"/>
    <w:rsid w:val="00C966C8"/>
    <w:rsid w:val="00C968E5"/>
    <w:rsid w:val="00C96C3E"/>
    <w:rsid w:val="00C96CDF"/>
    <w:rsid w:val="00C9712D"/>
    <w:rsid w:val="00C97627"/>
    <w:rsid w:val="00C978CF"/>
    <w:rsid w:val="00CA02D1"/>
    <w:rsid w:val="00CA047E"/>
    <w:rsid w:val="00CA08AA"/>
    <w:rsid w:val="00CA0A48"/>
    <w:rsid w:val="00CA125C"/>
    <w:rsid w:val="00CA14B4"/>
    <w:rsid w:val="00CA16DD"/>
    <w:rsid w:val="00CA1AC8"/>
    <w:rsid w:val="00CA1BAB"/>
    <w:rsid w:val="00CA1DE5"/>
    <w:rsid w:val="00CA2111"/>
    <w:rsid w:val="00CA22A7"/>
    <w:rsid w:val="00CA2E10"/>
    <w:rsid w:val="00CA35B0"/>
    <w:rsid w:val="00CA35B2"/>
    <w:rsid w:val="00CA39D4"/>
    <w:rsid w:val="00CA3F76"/>
    <w:rsid w:val="00CA4215"/>
    <w:rsid w:val="00CA4271"/>
    <w:rsid w:val="00CA45A5"/>
    <w:rsid w:val="00CA48A5"/>
    <w:rsid w:val="00CA4CF1"/>
    <w:rsid w:val="00CA4D61"/>
    <w:rsid w:val="00CA4F1F"/>
    <w:rsid w:val="00CA5267"/>
    <w:rsid w:val="00CA5893"/>
    <w:rsid w:val="00CA59AB"/>
    <w:rsid w:val="00CA5BE0"/>
    <w:rsid w:val="00CA5D70"/>
    <w:rsid w:val="00CA64AA"/>
    <w:rsid w:val="00CA66EE"/>
    <w:rsid w:val="00CA676F"/>
    <w:rsid w:val="00CA6804"/>
    <w:rsid w:val="00CA6A22"/>
    <w:rsid w:val="00CA6ACB"/>
    <w:rsid w:val="00CA6B28"/>
    <w:rsid w:val="00CA70E5"/>
    <w:rsid w:val="00CA729F"/>
    <w:rsid w:val="00CA730D"/>
    <w:rsid w:val="00CA7621"/>
    <w:rsid w:val="00CA7D8A"/>
    <w:rsid w:val="00CB00C4"/>
    <w:rsid w:val="00CB017B"/>
    <w:rsid w:val="00CB03DA"/>
    <w:rsid w:val="00CB0660"/>
    <w:rsid w:val="00CB139A"/>
    <w:rsid w:val="00CB15E1"/>
    <w:rsid w:val="00CB19AF"/>
    <w:rsid w:val="00CB1FC3"/>
    <w:rsid w:val="00CB22DA"/>
    <w:rsid w:val="00CB2404"/>
    <w:rsid w:val="00CB271C"/>
    <w:rsid w:val="00CB2A40"/>
    <w:rsid w:val="00CB2DE2"/>
    <w:rsid w:val="00CB3369"/>
    <w:rsid w:val="00CB34D6"/>
    <w:rsid w:val="00CB35DA"/>
    <w:rsid w:val="00CB3FC2"/>
    <w:rsid w:val="00CB40EB"/>
    <w:rsid w:val="00CB423D"/>
    <w:rsid w:val="00CB480C"/>
    <w:rsid w:val="00CB4A8F"/>
    <w:rsid w:val="00CB4C03"/>
    <w:rsid w:val="00CB4F5D"/>
    <w:rsid w:val="00CB503B"/>
    <w:rsid w:val="00CB521C"/>
    <w:rsid w:val="00CB558A"/>
    <w:rsid w:val="00CB562B"/>
    <w:rsid w:val="00CB5B2C"/>
    <w:rsid w:val="00CB6342"/>
    <w:rsid w:val="00CB63ED"/>
    <w:rsid w:val="00CB712A"/>
    <w:rsid w:val="00CB78A0"/>
    <w:rsid w:val="00CB7D24"/>
    <w:rsid w:val="00CB7F73"/>
    <w:rsid w:val="00CC0029"/>
    <w:rsid w:val="00CC0C16"/>
    <w:rsid w:val="00CC0CF6"/>
    <w:rsid w:val="00CC0EA9"/>
    <w:rsid w:val="00CC0F8E"/>
    <w:rsid w:val="00CC1497"/>
    <w:rsid w:val="00CC1586"/>
    <w:rsid w:val="00CC15A7"/>
    <w:rsid w:val="00CC1C36"/>
    <w:rsid w:val="00CC2046"/>
    <w:rsid w:val="00CC2FB8"/>
    <w:rsid w:val="00CC30CB"/>
    <w:rsid w:val="00CC383A"/>
    <w:rsid w:val="00CC3AF1"/>
    <w:rsid w:val="00CC3FE8"/>
    <w:rsid w:val="00CC4AFA"/>
    <w:rsid w:val="00CC5318"/>
    <w:rsid w:val="00CC543A"/>
    <w:rsid w:val="00CC58AF"/>
    <w:rsid w:val="00CC5E4A"/>
    <w:rsid w:val="00CC5EE1"/>
    <w:rsid w:val="00CC6036"/>
    <w:rsid w:val="00CC68C7"/>
    <w:rsid w:val="00CC6C6E"/>
    <w:rsid w:val="00CC6CB7"/>
    <w:rsid w:val="00CC6CE4"/>
    <w:rsid w:val="00CC6E59"/>
    <w:rsid w:val="00CC73CA"/>
    <w:rsid w:val="00CC75AD"/>
    <w:rsid w:val="00CC75C7"/>
    <w:rsid w:val="00CC7A82"/>
    <w:rsid w:val="00CC7AC7"/>
    <w:rsid w:val="00CC7B8A"/>
    <w:rsid w:val="00CC7DE4"/>
    <w:rsid w:val="00CD002D"/>
    <w:rsid w:val="00CD0B17"/>
    <w:rsid w:val="00CD0D25"/>
    <w:rsid w:val="00CD10E7"/>
    <w:rsid w:val="00CD1256"/>
    <w:rsid w:val="00CD18B3"/>
    <w:rsid w:val="00CD2157"/>
    <w:rsid w:val="00CD298B"/>
    <w:rsid w:val="00CD2A0A"/>
    <w:rsid w:val="00CD2BCE"/>
    <w:rsid w:val="00CD3141"/>
    <w:rsid w:val="00CD3249"/>
    <w:rsid w:val="00CD32B2"/>
    <w:rsid w:val="00CD3688"/>
    <w:rsid w:val="00CD3BC1"/>
    <w:rsid w:val="00CD3FC8"/>
    <w:rsid w:val="00CD413C"/>
    <w:rsid w:val="00CD4283"/>
    <w:rsid w:val="00CD4CDA"/>
    <w:rsid w:val="00CD5BEC"/>
    <w:rsid w:val="00CD676D"/>
    <w:rsid w:val="00CD6CB4"/>
    <w:rsid w:val="00CD6FE3"/>
    <w:rsid w:val="00CD736D"/>
    <w:rsid w:val="00CD7A66"/>
    <w:rsid w:val="00CD7FB1"/>
    <w:rsid w:val="00CE06C8"/>
    <w:rsid w:val="00CE0BE3"/>
    <w:rsid w:val="00CE0D9E"/>
    <w:rsid w:val="00CE1362"/>
    <w:rsid w:val="00CE164F"/>
    <w:rsid w:val="00CE16D3"/>
    <w:rsid w:val="00CE1B11"/>
    <w:rsid w:val="00CE1D11"/>
    <w:rsid w:val="00CE202F"/>
    <w:rsid w:val="00CE23D6"/>
    <w:rsid w:val="00CE2734"/>
    <w:rsid w:val="00CE274F"/>
    <w:rsid w:val="00CE3113"/>
    <w:rsid w:val="00CE3139"/>
    <w:rsid w:val="00CE31BC"/>
    <w:rsid w:val="00CE324C"/>
    <w:rsid w:val="00CE32C3"/>
    <w:rsid w:val="00CE373C"/>
    <w:rsid w:val="00CE3AF0"/>
    <w:rsid w:val="00CE4AAA"/>
    <w:rsid w:val="00CE50DC"/>
    <w:rsid w:val="00CE577E"/>
    <w:rsid w:val="00CE57D8"/>
    <w:rsid w:val="00CE5B0B"/>
    <w:rsid w:val="00CE5B2D"/>
    <w:rsid w:val="00CE6420"/>
    <w:rsid w:val="00CE64F3"/>
    <w:rsid w:val="00CE6628"/>
    <w:rsid w:val="00CE67F3"/>
    <w:rsid w:val="00CE6D2D"/>
    <w:rsid w:val="00CE6EE6"/>
    <w:rsid w:val="00CE7191"/>
    <w:rsid w:val="00CE73D5"/>
    <w:rsid w:val="00CE746A"/>
    <w:rsid w:val="00CE74A8"/>
    <w:rsid w:val="00CE7590"/>
    <w:rsid w:val="00CE7610"/>
    <w:rsid w:val="00CE789C"/>
    <w:rsid w:val="00CF0085"/>
    <w:rsid w:val="00CF03A2"/>
    <w:rsid w:val="00CF054F"/>
    <w:rsid w:val="00CF082B"/>
    <w:rsid w:val="00CF13FE"/>
    <w:rsid w:val="00CF187E"/>
    <w:rsid w:val="00CF1E4E"/>
    <w:rsid w:val="00CF1FA8"/>
    <w:rsid w:val="00CF2F2B"/>
    <w:rsid w:val="00CF3669"/>
    <w:rsid w:val="00CF3751"/>
    <w:rsid w:val="00CF391A"/>
    <w:rsid w:val="00CF3FC0"/>
    <w:rsid w:val="00CF4003"/>
    <w:rsid w:val="00CF49A4"/>
    <w:rsid w:val="00CF49A6"/>
    <w:rsid w:val="00CF4D9D"/>
    <w:rsid w:val="00CF546E"/>
    <w:rsid w:val="00CF54FF"/>
    <w:rsid w:val="00CF5947"/>
    <w:rsid w:val="00CF5D38"/>
    <w:rsid w:val="00CF5F5D"/>
    <w:rsid w:val="00CF60D0"/>
    <w:rsid w:val="00CF6153"/>
    <w:rsid w:val="00CF65D4"/>
    <w:rsid w:val="00CF66B6"/>
    <w:rsid w:val="00CF6C43"/>
    <w:rsid w:val="00CF7087"/>
    <w:rsid w:val="00CF7985"/>
    <w:rsid w:val="00CF7C66"/>
    <w:rsid w:val="00CF7F2D"/>
    <w:rsid w:val="00D0078B"/>
    <w:rsid w:val="00D010E2"/>
    <w:rsid w:val="00D01B1D"/>
    <w:rsid w:val="00D01CB3"/>
    <w:rsid w:val="00D023A6"/>
    <w:rsid w:val="00D02949"/>
    <w:rsid w:val="00D02E7D"/>
    <w:rsid w:val="00D032D1"/>
    <w:rsid w:val="00D035F8"/>
    <w:rsid w:val="00D036C9"/>
    <w:rsid w:val="00D039F8"/>
    <w:rsid w:val="00D03A9C"/>
    <w:rsid w:val="00D03C71"/>
    <w:rsid w:val="00D0425D"/>
    <w:rsid w:val="00D04643"/>
    <w:rsid w:val="00D04996"/>
    <w:rsid w:val="00D04AA4"/>
    <w:rsid w:val="00D04BD6"/>
    <w:rsid w:val="00D05320"/>
    <w:rsid w:val="00D05AFE"/>
    <w:rsid w:val="00D05EDC"/>
    <w:rsid w:val="00D061E7"/>
    <w:rsid w:val="00D0640E"/>
    <w:rsid w:val="00D06B0B"/>
    <w:rsid w:val="00D06B27"/>
    <w:rsid w:val="00D06E92"/>
    <w:rsid w:val="00D06EC4"/>
    <w:rsid w:val="00D06FE8"/>
    <w:rsid w:val="00D070F3"/>
    <w:rsid w:val="00D072F6"/>
    <w:rsid w:val="00D0737D"/>
    <w:rsid w:val="00D07A02"/>
    <w:rsid w:val="00D07BE7"/>
    <w:rsid w:val="00D07D5D"/>
    <w:rsid w:val="00D1004F"/>
    <w:rsid w:val="00D1027C"/>
    <w:rsid w:val="00D10F47"/>
    <w:rsid w:val="00D111D8"/>
    <w:rsid w:val="00D11506"/>
    <w:rsid w:val="00D11696"/>
    <w:rsid w:val="00D11793"/>
    <w:rsid w:val="00D12839"/>
    <w:rsid w:val="00D1283C"/>
    <w:rsid w:val="00D129A7"/>
    <w:rsid w:val="00D12E54"/>
    <w:rsid w:val="00D13BF6"/>
    <w:rsid w:val="00D141F6"/>
    <w:rsid w:val="00D1451F"/>
    <w:rsid w:val="00D1454F"/>
    <w:rsid w:val="00D146D1"/>
    <w:rsid w:val="00D14B48"/>
    <w:rsid w:val="00D14E7C"/>
    <w:rsid w:val="00D150D5"/>
    <w:rsid w:val="00D1531D"/>
    <w:rsid w:val="00D15D1E"/>
    <w:rsid w:val="00D15F97"/>
    <w:rsid w:val="00D160EF"/>
    <w:rsid w:val="00D160FF"/>
    <w:rsid w:val="00D16185"/>
    <w:rsid w:val="00D16194"/>
    <w:rsid w:val="00D163A2"/>
    <w:rsid w:val="00D16450"/>
    <w:rsid w:val="00D16B83"/>
    <w:rsid w:val="00D16BAB"/>
    <w:rsid w:val="00D17218"/>
    <w:rsid w:val="00D17338"/>
    <w:rsid w:val="00D175B9"/>
    <w:rsid w:val="00D17A59"/>
    <w:rsid w:val="00D202C8"/>
    <w:rsid w:val="00D2043C"/>
    <w:rsid w:val="00D20C12"/>
    <w:rsid w:val="00D20E71"/>
    <w:rsid w:val="00D20EE8"/>
    <w:rsid w:val="00D20FE2"/>
    <w:rsid w:val="00D21232"/>
    <w:rsid w:val="00D214CD"/>
    <w:rsid w:val="00D21A71"/>
    <w:rsid w:val="00D21AFF"/>
    <w:rsid w:val="00D21BC1"/>
    <w:rsid w:val="00D22066"/>
    <w:rsid w:val="00D2262A"/>
    <w:rsid w:val="00D226CE"/>
    <w:rsid w:val="00D22E43"/>
    <w:rsid w:val="00D23653"/>
    <w:rsid w:val="00D2375F"/>
    <w:rsid w:val="00D238CE"/>
    <w:rsid w:val="00D23FB4"/>
    <w:rsid w:val="00D2400E"/>
    <w:rsid w:val="00D24186"/>
    <w:rsid w:val="00D24715"/>
    <w:rsid w:val="00D249B8"/>
    <w:rsid w:val="00D24E22"/>
    <w:rsid w:val="00D24F6F"/>
    <w:rsid w:val="00D24FAA"/>
    <w:rsid w:val="00D250B7"/>
    <w:rsid w:val="00D2531D"/>
    <w:rsid w:val="00D255FF"/>
    <w:rsid w:val="00D25C83"/>
    <w:rsid w:val="00D260EF"/>
    <w:rsid w:val="00D262EC"/>
    <w:rsid w:val="00D26589"/>
    <w:rsid w:val="00D26780"/>
    <w:rsid w:val="00D26DF4"/>
    <w:rsid w:val="00D26EA7"/>
    <w:rsid w:val="00D279B1"/>
    <w:rsid w:val="00D27ACC"/>
    <w:rsid w:val="00D27F86"/>
    <w:rsid w:val="00D30EEE"/>
    <w:rsid w:val="00D31053"/>
    <w:rsid w:val="00D314F7"/>
    <w:rsid w:val="00D31C17"/>
    <w:rsid w:val="00D3208A"/>
    <w:rsid w:val="00D32944"/>
    <w:rsid w:val="00D32AD9"/>
    <w:rsid w:val="00D32C0E"/>
    <w:rsid w:val="00D3300C"/>
    <w:rsid w:val="00D331A8"/>
    <w:rsid w:val="00D331F0"/>
    <w:rsid w:val="00D333C6"/>
    <w:rsid w:val="00D3379B"/>
    <w:rsid w:val="00D337DD"/>
    <w:rsid w:val="00D3399B"/>
    <w:rsid w:val="00D33BA0"/>
    <w:rsid w:val="00D33BB4"/>
    <w:rsid w:val="00D33FFB"/>
    <w:rsid w:val="00D34251"/>
    <w:rsid w:val="00D345EF"/>
    <w:rsid w:val="00D349DE"/>
    <w:rsid w:val="00D34EE6"/>
    <w:rsid w:val="00D3552B"/>
    <w:rsid w:val="00D3566C"/>
    <w:rsid w:val="00D35A98"/>
    <w:rsid w:val="00D35B4C"/>
    <w:rsid w:val="00D35B6D"/>
    <w:rsid w:val="00D35EDD"/>
    <w:rsid w:val="00D35EF8"/>
    <w:rsid w:val="00D3606E"/>
    <w:rsid w:val="00D362FA"/>
    <w:rsid w:val="00D36548"/>
    <w:rsid w:val="00D36979"/>
    <w:rsid w:val="00D36C0C"/>
    <w:rsid w:val="00D36CBE"/>
    <w:rsid w:val="00D377DE"/>
    <w:rsid w:val="00D37B55"/>
    <w:rsid w:val="00D37E6D"/>
    <w:rsid w:val="00D4001F"/>
    <w:rsid w:val="00D40369"/>
    <w:rsid w:val="00D4046E"/>
    <w:rsid w:val="00D40C22"/>
    <w:rsid w:val="00D417CF"/>
    <w:rsid w:val="00D41B80"/>
    <w:rsid w:val="00D420AB"/>
    <w:rsid w:val="00D4219E"/>
    <w:rsid w:val="00D425DC"/>
    <w:rsid w:val="00D42B78"/>
    <w:rsid w:val="00D42C41"/>
    <w:rsid w:val="00D42E37"/>
    <w:rsid w:val="00D42E90"/>
    <w:rsid w:val="00D430D5"/>
    <w:rsid w:val="00D435EC"/>
    <w:rsid w:val="00D436C9"/>
    <w:rsid w:val="00D439C7"/>
    <w:rsid w:val="00D43B24"/>
    <w:rsid w:val="00D43B2D"/>
    <w:rsid w:val="00D43E84"/>
    <w:rsid w:val="00D44133"/>
    <w:rsid w:val="00D441D8"/>
    <w:rsid w:val="00D445A3"/>
    <w:rsid w:val="00D445F2"/>
    <w:rsid w:val="00D44A6A"/>
    <w:rsid w:val="00D44FA6"/>
    <w:rsid w:val="00D45356"/>
    <w:rsid w:val="00D454FB"/>
    <w:rsid w:val="00D45AFF"/>
    <w:rsid w:val="00D45D8D"/>
    <w:rsid w:val="00D45F96"/>
    <w:rsid w:val="00D45FE0"/>
    <w:rsid w:val="00D4658F"/>
    <w:rsid w:val="00D46AFE"/>
    <w:rsid w:val="00D47004"/>
    <w:rsid w:val="00D47005"/>
    <w:rsid w:val="00D47C4A"/>
    <w:rsid w:val="00D47C5D"/>
    <w:rsid w:val="00D47FEC"/>
    <w:rsid w:val="00D507B9"/>
    <w:rsid w:val="00D5088B"/>
    <w:rsid w:val="00D5094D"/>
    <w:rsid w:val="00D50A8E"/>
    <w:rsid w:val="00D50CA8"/>
    <w:rsid w:val="00D50DE1"/>
    <w:rsid w:val="00D5123C"/>
    <w:rsid w:val="00D51620"/>
    <w:rsid w:val="00D51C90"/>
    <w:rsid w:val="00D51ECD"/>
    <w:rsid w:val="00D5237F"/>
    <w:rsid w:val="00D52B61"/>
    <w:rsid w:val="00D52D60"/>
    <w:rsid w:val="00D52E05"/>
    <w:rsid w:val="00D52E8A"/>
    <w:rsid w:val="00D531B9"/>
    <w:rsid w:val="00D53354"/>
    <w:rsid w:val="00D53859"/>
    <w:rsid w:val="00D538F7"/>
    <w:rsid w:val="00D53FDA"/>
    <w:rsid w:val="00D5456F"/>
    <w:rsid w:val="00D54C0F"/>
    <w:rsid w:val="00D556D5"/>
    <w:rsid w:val="00D55808"/>
    <w:rsid w:val="00D55DF7"/>
    <w:rsid w:val="00D55FCF"/>
    <w:rsid w:val="00D560F6"/>
    <w:rsid w:val="00D56961"/>
    <w:rsid w:val="00D57658"/>
    <w:rsid w:val="00D57BAF"/>
    <w:rsid w:val="00D57D95"/>
    <w:rsid w:val="00D57DD8"/>
    <w:rsid w:val="00D57F9A"/>
    <w:rsid w:val="00D60287"/>
    <w:rsid w:val="00D606D7"/>
    <w:rsid w:val="00D60C27"/>
    <w:rsid w:val="00D60EAD"/>
    <w:rsid w:val="00D61141"/>
    <w:rsid w:val="00D612EE"/>
    <w:rsid w:val="00D61521"/>
    <w:rsid w:val="00D61824"/>
    <w:rsid w:val="00D61D06"/>
    <w:rsid w:val="00D61E30"/>
    <w:rsid w:val="00D61F9A"/>
    <w:rsid w:val="00D61FC8"/>
    <w:rsid w:val="00D62757"/>
    <w:rsid w:val="00D6277F"/>
    <w:rsid w:val="00D62885"/>
    <w:rsid w:val="00D62F37"/>
    <w:rsid w:val="00D633A1"/>
    <w:rsid w:val="00D6367C"/>
    <w:rsid w:val="00D638DF"/>
    <w:rsid w:val="00D6418C"/>
    <w:rsid w:val="00D64647"/>
    <w:rsid w:val="00D6489B"/>
    <w:rsid w:val="00D64C01"/>
    <w:rsid w:val="00D64CA7"/>
    <w:rsid w:val="00D64D0B"/>
    <w:rsid w:val="00D652BB"/>
    <w:rsid w:val="00D6563B"/>
    <w:rsid w:val="00D65699"/>
    <w:rsid w:val="00D657A8"/>
    <w:rsid w:val="00D65A35"/>
    <w:rsid w:val="00D66020"/>
    <w:rsid w:val="00D6676B"/>
    <w:rsid w:val="00D6687A"/>
    <w:rsid w:val="00D675B8"/>
    <w:rsid w:val="00D67BA0"/>
    <w:rsid w:val="00D67D31"/>
    <w:rsid w:val="00D7046D"/>
    <w:rsid w:val="00D7097A"/>
    <w:rsid w:val="00D70DC2"/>
    <w:rsid w:val="00D710DB"/>
    <w:rsid w:val="00D71469"/>
    <w:rsid w:val="00D71728"/>
    <w:rsid w:val="00D71BAB"/>
    <w:rsid w:val="00D720B2"/>
    <w:rsid w:val="00D722FD"/>
    <w:rsid w:val="00D724C9"/>
    <w:rsid w:val="00D7252A"/>
    <w:rsid w:val="00D72AB3"/>
    <w:rsid w:val="00D72B04"/>
    <w:rsid w:val="00D72C45"/>
    <w:rsid w:val="00D736D7"/>
    <w:rsid w:val="00D73988"/>
    <w:rsid w:val="00D73EE5"/>
    <w:rsid w:val="00D73EEA"/>
    <w:rsid w:val="00D74118"/>
    <w:rsid w:val="00D74131"/>
    <w:rsid w:val="00D74191"/>
    <w:rsid w:val="00D742CF"/>
    <w:rsid w:val="00D7438A"/>
    <w:rsid w:val="00D747F7"/>
    <w:rsid w:val="00D75478"/>
    <w:rsid w:val="00D75511"/>
    <w:rsid w:val="00D7555C"/>
    <w:rsid w:val="00D756D8"/>
    <w:rsid w:val="00D758BB"/>
    <w:rsid w:val="00D75A41"/>
    <w:rsid w:val="00D75B6B"/>
    <w:rsid w:val="00D75C47"/>
    <w:rsid w:val="00D76088"/>
    <w:rsid w:val="00D7624D"/>
    <w:rsid w:val="00D764FE"/>
    <w:rsid w:val="00D766DD"/>
    <w:rsid w:val="00D7687A"/>
    <w:rsid w:val="00D76D9B"/>
    <w:rsid w:val="00D76EBA"/>
    <w:rsid w:val="00D77245"/>
    <w:rsid w:val="00D77541"/>
    <w:rsid w:val="00D77856"/>
    <w:rsid w:val="00D77AC2"/>
    <w:rsid w:val="00D77F97"/>
    <w:rsid w:val="00D8003F"/>
    <w:rsid w:val="00D802B8"/>
    <w:rsid w:val="00D8057D"/>
    <w:rsid w:val="00D80AAC"/>
    <w:rsid w:val="00D811A7"/>
    <w:rsid w:val="00D8130B"/>
    <w:rsid w:val="00D81740"/>
    <w:rsid w:val="00D81E6C"/>
    <w:rsid w:val="00D821D8"/>
    <w:rsid w:val="00D82561"/>
    <w:rsid w:val="00D82976"/>
    <w:rsid w:val="00D82A5D"/>
    <w:rsid w:val="00D82DD6"/>
    <w:rsid w:val="00D82E2B"/>
    <w:rsid w:val="00D831F6"/>
    <w:rsid w:val="00D83415"/>
    <w:rsid w:val="00D83497"/>
    <w:rsid w:val="00D83634"/>
    <w:rsid w:val="00D83904"/>
    <w:rsid w:val="00D83F79"/>
    <w:rsid w:val="00D84825"/>
    <w:rsid w:val="00D84F0F"/>
    <w:rsid w:val="00D8550F"/>
    <w:rsid w:val="00D8564F"/>
    <w:rsid w:val="00D8565B"/>
    <w:rsid w:val="00D85EAA"/>
    <w:rsid w:val="00D85FD8"/>
    <w:rsid w:val="00D86301"/>
    <w:rsid w:val="00D864CB"/>
    <w:rsid w:val="00D866A0"/>
    <w:rsid w:val="00D868AB"/>
    <w:rsid w:val="00D86C2C"/>
    <w:rsid w:val="00D86EB8"/>
    <w:rsid w:val="00D86ECC"/>
    <w:rsid w:val="00D87148"/>
    <w:rsid w:val="00D87229"/>
    <w:rsid w:val="00D873AC"/>
    <w:rsid w:val="00D874C8"/>
    <w:rsid w:val="00D87586"/>
    <w:rsid w:val="00D875E7"/>
    <w:rsid w:val="00D87CAC"/>
    <w:rsid w:val="00D90059"/>
    <w:rsid w:val="00D901EB"/>
    <w:rsid w:val="00D9072A"/>
    <w:rsid w:val="00D908BB"/>
    <w:rsid w:val="00D90C00"/>
    <w:rsid w:val="00D9107A"/>
    <w:rsid w:val="00D9135F"/>
    <w:rsid w:val="00D915AD"/>
    <w:rsid w:val="00D91841"/>
    <w:rsid w:val="00D918CB"/>
    <w:rsid w:val="00D919AB"/>
    <w:rsid w:val="00D9260A"/>
    <w:rsid w:val="00D92E81"/>
    <w:rsid w:val="00D93180"/>
    <w:rsid w:val="00D9318A"/>
    <w:rsid w:val="00D93642"/>
    <w:rsid w:val="00D93C6F"/>
    <w:rsid w:val="00D94233"/>
    <w:rsid w:val="00D942FE"/>
    <w:rsid w:val="00D947F3"/>
    <w:rsid w:val="00D953F9"/>
    <w:rsid w:val="00D954E7"/>
    <w:rsid w:val="00D95EB4"/>
    <w:rsid w:val="00D96040"/>
    <w:rsid w:val="00D963D8"/>
    <w:rsid w:val="00D96783"/>
    <w:rsid w:val="00D9690F"/>
    <w:rsid w:val="00D969C2"/>
    <w:rsid w:val="00D96F96"/>
    <w:rsid w:val="00D971DE"/>
    <w:rsid w:val="00D972BF"/>
    <w:rsid w:val="00D97682"/>
    <w:rsid w:val="00D97960"/>
    <w:rsid w:val="00D97CF8"/>
    <w:rsid w:val="00DA0181"/>
    <w:rsid w:val="00DA0183"/>
    <w:rsid w:val="00DA0883"/>
    <w:rsid w:val="00DA0977"/>
    <w:rsid w:val="00DA0B14"/>
    <w:rsid w:val="00DA0D16"/>
    <w:rsid w:val="00DA0D26"/>
    <w:rsid w:val="00DA176E"/>
    <w:rsid w:val="00DA17A2"/>
    <w:rsid w:val="00DA1A39"/>
    <w:rsid w:val="00DA1A5C"/>
    <w:rsid w:val="00DA1F8A"/>
    <w:rsid w:val="00DA24D0"/>
    <w:rsid w:val="00DA27EB"/>
    <w:rsid w:val="00DA280D"/>
    <w:rsid w:val="00DA2BED"/>
    <w:rsid w:val="00DA2C90"/>
    <w:rsid w:val="00DA2E44"/>
    <w:rsid w:val="00DA2FE7"/>
    <w:rsid w:val="00DA319F"/>
    <w:rsid w:val="00DA34AF"/>
    <w:rsid w:val="00DA379F"/>
    <w:rsid w:val="00DA3CEB"/>
    <w:rsid w:val="00DA4BCC"/>
    <w:rsid w:val="00DA4F19"/>
    <w:rsid w:val="00DA500E"/>
    <w:rsid w:val="00DA53EC"/>
    <w:rsid w:val="00DA5AC3"/>
    <w:rsid w:val="00DA6055"/>
    <w:rsid w:val="00DA66F5"/>
    <w:rsid w:val="00DA6FAB"/>
    <w:rsid w:val="00DA7561"/>
    <w:rsid w:val="00DA758B"/>
    <w:rsid w:val="00DA77FC"/>
    <w:rsid w:val="00DA7837"/>
    <w:rsid w:val="00DA7857"/>
    <w:rsid w:val="00DB03B5"/>
    <w:rsid w:val="00DB07AD"/>
    <w:rsid w:val="00DB090B"/>
    <w:rsid w:val="00DB09BC"/>
    <w:rsid w:val="00DB0C7A"/>
    <w:rsid w:val="00DB0E03"/>
    <w:rsid w:val="00DB18C1"/>
    <w:rsid w:val="00DB1BBD"/>
    <w:rsid w:val="00DB1C8D"/>
    <w:rsid w:val="00DB262E"/>
    <w:rsid w:val="00DB2C28"/>
    <w:rsid w:val="00DB3A18"/>
    <w:rsid w:val="00DB3D8E"/>
    <w:rsid w:val="00DB4076"/>
    <w:rsid w:val="00DB4901"/>
    <w:rsid w:val="00DB4930"/>
    <w:rsid w:val="00DB49E4"/>
    <w:rsid w:val="00DB4A0E"/>
    <w:rsid w:val="00DB4F1B"/>
    <w:rsid w:val="00DB5235"/>
    <w:rsid w:val="00DB5865"/>
    <w:rsid w:val="00DB6129"/>
    <w:rsid w:val="00DB6379"/>
    <w:rsid w:val="00DB67E8"/>
    <w:rsid w:val="00DB68C8"/>
    <w:rsid w:val="00DB6BC7"/>
    <w:rsid w:val="00DB6D01"/>
    <w:rsid w:val="00DB70F9"/>
    <w:rsid w:val="00DB72C4"/>
    <w:rsid w:val="00DB7491"/>
    <w:rsid w:val="00DB75B2"/>
    <w:rsid w:val="00DB7DB1"/>
    <w:rsid w:val="00DC02B5"/>
    <w:rsid w:val="00DC039E"/>
    <w:rsid w:val="00DC0B6E"/>
    <w:rsid w:val="00DC0DD3"/>
    <w:rsid w:val="00DC0E74"/>
    <w:rsid w:val="00DC11C2"/>
    <w:rsid w:val="00DC1B12"/>
    <w:rsid w:val="00DC1D3B"/>
    <w:rsid w:val="00DC2090"/>
    <w:rsid w:val="00DC293D"/>
    <w:rsid w:val="00DC2954"/>
    <w:rsid w:val="00DC3278"/>
    <w:rsid w:val="00DC33B8"/>
    <w:rsid w:val="00DC33D0"/>
    <w:rsid w:val="00DC389B"/>
    <w:rsid w:val="00DC3929"/>
    <w:rsid w:val="00DC3975"/>
    <w:rsid w:val="00DC4216"/>
    <w:rsid w:val="00DC48F1"/>
    <w:rsid w:val="00DC4904"/>
    <w:rsid w:val="00DC4B5D"/>
    <w:rsid w:val="00DC4E6F"/>
    <w:rsid w:val="00DC5326"/>
    <w:rsid w:val="00DC56DB"/>
    <w:rsid w:val="00DC5B7F"/>
    <w:rsid w:val="00DC5EDF"/>
    <w:rsid w:val="00DC62E8"/>
    <w:rsid w:val="00DC63F7"/>
    <w:rsid w:val="00DC67D9"/>
    <w:rsid w:val="00DC6F1E"/>
    <w:rsid w:val="00DC7117"/>
    <w:rsid w:val="00DC71E6"/>
    <w:rsid w:val="00DC7EA5"/>
    <w:rsid w:val="00DC7F7F"/>
    <w:rsid w:val="00DC7FC0"/>
    <w:rsid w:val="00DD0285"/>
    <w:rsid w:val="00DD0527"/>
    <w:rsid w:val="00DD0873"/>
    <w:rsid w:val="00DD0C30"/>
    <w:rsid w:val="00DD10AE"/>
    <w:rsid w:val="00DD14B2"/>
    <w:rsid w:val="00DD1534"/>
    <w:rsid w:val="00DD19DA"/>
    <w:rsid w:val="00DD1B9D"/>
    <w:rsid w:val="00DD1FAF"/>
    <w:rsid w:val="00DD29C4"/>
    <w:rsid w:val="00DD2C98"/>
    <w:rsid w:val="00DD2E04"/>
    <w:rsid w:val="00DD3228"/>
    <w:rsid w:val="00DD35CC"/>
    <w:rsid w:val="00DD37CB"/>
    <w:rsid w:val="00DD3829"/>
    <w:rsid w:val="00DD3AB1"/>
    <w:rsid w:val="00DD55B9"/>
    <w:rsid w:val="00DD5D52"/>
    <w:rsid w:val="00DD5ED8"/>
    <w:rsid w:val="00DD6237"/>
    <w:rsid w:val="00DD6652"/>
    <w:rsid w:val="00DD6832"/>
    <w:rsid w:val="00DD7431"/>
    <w:rsid w:val="00DD7619"/>
    <w:rsid w:val="00DD7815"/>
    <w:rsid w:val="00DD783E"/>
    <w:rsid w:val="00DD7EFE"/>
    <w:rsid w:val="00DE09B1"/>
    <w:rsid w:val="00DE0D63"/>
    <w:rsid w:val="00DE121B"/>
    <w:rsid w:val="00DE12A6"/>
    <w:rsid w:val="00DE133A"/>
    <w:rsid w:val="00DE18B6"/>
    <w:rsid w:val="00DE1959"/>
    <w:rsid w:val="00DE1E8D"/>
    <w:rsid w:val="00DE20E3"/>
    <w:rsid w:val="00DE21BC"/>
    <w:rsid w:val="00DE2665"/>
    <w:rsid w:val="00DE26CE"/>
    <w:rsid w:val="00DE2B91"/>
    <w:rsid w:val="00DE2BC0"/>
    <w:rsid w:val="00DE38DE"/>
    <w:rsid w:val="00DE3D8E"/>
    <w:rsid w:val="00DE3E00"/>
    <w:rsid w:val="00DE4EE5"/>
    <w:rsid w:val="00DE4F75"/>
    <w:rsid w:val="00DE5A63"/>
    <w:rsid w:val="00DE5B9D"/>
    <w:rsid w:val="00DE5CAA"/>
    <w:rsid w:val="00DE5E73"/>
    <w:rsid w:val="00DE5ED3"/>
    <w:rsid w:val="00DE5F6D"/>
    <w:rsid w:val="00DE65A0"/>
    <w:rsid w:val="00DE6A6C"/>
    <w:rsid w:val="00DE6CEB"/>
    <w:rsid w:val="00DE6D67"/>
    <w:rsid w:val="00DE701A"/>
    <w:rsid w:val="00DE757E"/>
    <w:rsid w:val="00DE7B72"/>
    <w:rsid w:val="00DF00E7"/>
    <w:rsid w:val="00DF01F1"/>
    <w:rsid w:val="00DF038C"/>
    <w:rsid w:val="00DF0862"/>
    <w:rsid w:val="00DF092E"/>
    <w:rsid w:val="00DF0CB7"/>
    <w:rsid w:val="00DF0D9E"/>
    <w:rsid w:val="00DF175E"/>
    <w:rsid w:val="00DF25D9"/>
    <w:rsid w:val="00DF28DB"/>
    <w:rsid w:val="00DF295C"/>
    <w:rsid w:val="00DF2CD4"/>
    <w:rsid w:val="00DF312A"/>
    <w:rsid w:val="00DF34FE"/>
    <w:rsid w:val="00DF4020"/>
    <w:rsid w:val="00DF41B0"/>
    <w:rsid w:val="00DF4212"/>
    <w:rsid w:val="00DF42CD"/>
    <w:rsid w:val="00DF45FB"/>
    <w:rsid w:val="00DF4AA5"/>
    <w:rsid w:val="00DF4BE1"/>
    <w:rsid w:val="00DF5136"/>
    <w:rsid w:val="00DF5501"/>
    <w:rsid w:val="00DF57C4"/>
    <w:rsid w:val="00DF5A21"/>
    <w:rsid w:val="00DF5FA2"/>
    <w:rsid w:val="00DF61AD"/>
    <w:rsid w:val="00DF63AC"/>
    <w:rsid w:val="00DF66C3"/>
    <w:rsid w:val="00DF690D"/>
    <w:rsid w:val="00DF6AD4"/>
    <w:rsid w:val="00DF7C1B"/>
    <w:rsid w:val="00E00325"/>
    <w:rsid w:val="00E00802"/>
    <w:rsid w:val="00E0110A"/>
    <w:rsid w:val="00E0110E"/>
    <w:rsid w:val="00E01296"/>
    <w:rsid w:val="00E014EE"/>
    <w:rsid w:val="00E01BC5"/>
    <w:rsid w:val="00E02E05"/>
    <w:rsid w:val="00E02EE4"/>
    <w:rsid w:val="00E02EED"/>
    <w:rsid w:val="00E02F2A"/>
    <w:rsid w:val="00E02F4F"/>
    <w:rsid w:val="00E03040"/>
    <w:rsid w:val="00E03DD6"/>
    <w:rsid w:val="00E03DE0"/>
    <w:rsid w:val="00E03E0A"/>
    <w:rsid w:val="00E047F7"/>
    <w:rsid w:val="00E0489C"/>
    <w:rsid w:val="00E0492B"/>
    <w:rsid w:val="00E04D32"/>
    <w:rsid w:val="00E05407"/>
    <w:rsid w:val="00E056B1"/>
    <w:rsid w:val="00E0572D"/>
    <w:rsid w:val="00E05A69"/>
    <w:rsid w:val="00E066AC"/>
    <w:rsid w:val="00E066CA"/>
    <w:rsid w:val="00E06724"/>
    <w:rsid w:val="00E070AF"/>
    <w:rsid w:val="00E073BB"/>
    <w:rsid w:val="00E0767E"/>
    <w:rsid w:val="00E07A01"/>
    <w:rsid w:val="00E07F02"/>
    <w:rsid w:val="00E1009B"/>
    <w:rsid w:val="00E103A5"/>
    <w:rsid w:val="00E10A56"/>
    <w:rsid w:val="00E10B0C"/>
    <w:rsid w:val="00E10B44"/>
    <w:rsid w:val="00E10B55"/>
    <w:rsid w:val="00E10EFD"/>
    <w:rsid w:val="00E10F5F"/>
    <w:rsid w:val="00E113FF"/>
    <w:rsid w:val="00E11484"/>
    <w:rsid w:val="00E1149B"/>
    <w:rsid w:val="00E12B68"/>
    <w:rsid w:val="00E1322D"/>
    <w:rsid w:val="00E1324C"/>
    <w:rsid w:val="00E1343C"/>
    <w:rsid w:val="00E13697"/>
    <w:rsid w:val="00E1383F"/>
    <w:rsid w:val="00E13EC2"/>
    <w:rsid w:val="00E13FAC"/>
    <w:rsid w:val="00E13FD6"/>
    <w:rsid w:val="00E145AA"/>
    <w:rsid w:val="00E14E11"/>
    <w:rsid w:val="00E151D3"/>
    <w:rsid w:val="00E152F6"/>
    <w:rsid w:val="00E15509"/>
    <w:rsid w:val="00E1594C"/>
    <w:rsid w:val="00E15CB5"/>
    <w:rsid w:val="00E15E1E"/>
    <w:rsid w:val="00E15F5D"/>
    <w:rsid w:val="00E1632E"/>
    <w:rsid w:val="00E1696E"/>
    <w:rsid w:val="00E16AC8"/>
    <w:rsid w:val="00E16AE9"/>
    <w:rsid w:val="00E1707C"/>
    <w:rsid w:val="00E173CE"/>
    <w:rsid w:val="00E175A1"/>
    <w:rsid w:val="00E17CC6"/>
    <w:rsid w:val="00E201E5"/>
    <w:rsid w:val="00E205BA"/>
    <w:rsid w:val="00E20FF0"/>
    <w:rsid w:val="00E21052"/>
    <w:rsid w:val="00E2118E"/>
    <w:rsid w:val="00E21DE8"/>
    <w:rsid w:val="00E21F48"/>
    <w:rsid w:val="00E227F5"/>
    <w:rsid w:val="00E22EBB"/>
    <w:rsid w:val="00E2320F"/>
    <w:rsid w:val="00E23B8C"/>
    <w:rsid w:val="00E23BE8"/>
    <w:rsid w:val="00E23EE7"/>
    <w:rsid w:val="00E24010"/>
    <w:rsid w:val="00E240F6"/>
    <w:rsid w:val="00E241DB"/>
    <w:rsid w:val="00E242A3"/>
    <w:rsid w:val="00E2454D"/>
    <w:rsid w:val="00E24796"/>
    <w:rsid w:val="00E25000"/>
    <w:rsid w:val="00E250AB"/>
    <w:rsid w:val="00E2514F"/>
    <w:rsid w:val="00E253E5"/>
    <w:rsid w:val="00E25929"/>
    <w:rsid w:val="00E25DE2"/>
    <w:rsid w:val="00E26562"/>
    <w:rsid w:val="00E265FB"/>
    <w:rsid w:val="00E26DDF"/>
    <w:rsid w:val="00E274BE"/>
    <w:rsid w:val="00E27808"/>
    <w:rsid w:val="00E3004E"/>
    <w:rsid w:val="00E3018C"/>
    <w:rsid w:val="00E3020D"/>
    <w:rsid w:val="00E304CD"/>
    <w:rsid w:val="00E30D2C"/>
    <w:rsid w:val="00E30F54"/>
    <w:rsid w:val="00E311B9"/>
    <w:rsid w:val="00E31821"/>
    <w:rsid w:val="00E318DD"/>
    <w:rsid w:val="00E318E8"/>
    <w:rsid w:val="00E31D2B"/>
    <w:rsid w:val="00E31DBE"/>
    <w:rsid w:val="00E31E54"/>
    <w:rsid w:val="00E321BE"/>
    <w:rsid w:val="00E326FC"/>
    <w:rsid w:val="00E32AD5"/>
    <w:rsid w:val="00E32CCD"/>
    <w:rsid w:val="00E33AF6"/>
    <w:rsid w:val="00E34129"/>
    <w:rsid w:val="00E3426C"/>
    <w:rsid w:val="00E345DA"/>
    <w:rsid w:val="00E34DF8"/>
    <w:rsid w:val="00E356CE"/>
    <w:rsid w:val="00E35D28"/>
    <w:rsid w:val="00E361B5"/>
    <w:rsid w:val="00E36549"/>
    <w:rsid w:val="00E3699D"/>
    <w:rsid w:val="00E36CD0"/>
    <w:rsid w:val="00E36D12"/>
    <w:rsid w:val="00E405C4"/>
    <w:rsid w:val="00E4081A"/>
    <w:rsid w:val="00E41105"/>
    <w:rsid w:val="00E4199D"/>
    <w:rsid w:val="00E425B9"/>
    <w:rsid w:val="00E427D7"/>
    <w:rsid w:val="00E42A99"/>
    <w:rsid w:val="00E42BD9"/>
    <w:rsid w:val="00E4383D"/>
    <w:rsid w:val="00E43E7D"/>
    <w:rsid w:val="00E44471"/>
    <w:rsid w:val="00E44979"/>
    <w:rsid w:val="00E4498E"/>
    <w:rsid w:val="00E44A69"/>
    <w:rsid w:val="00E44EBB"/>
    <w:rsid w:val="00E452BA"/>
    <w:rsid w:val="00E4536D"/>
    <w:rsid w:val="00E457CE"/>
    <w:rsid w:val="00E458D3"/>
    <w:rsid w:val="00E45986"/>
    <w:rsid w:val="00E45C76"/>
    <w:rsid w:val="00E46034"/>
    <w:rsid w:val="00E46081"/>
    <w:rsid w:val="00E461D7"/>
    <w:rsid w:val="00E46294"/>
    <w:rsid w:val="00E464E4"/>
    <w:rsid w:val="00E4687A"/>
    <w:rsid w:val="00E46D21"/>
    <w:rsid w:val="00E47015"/>
    <w:rsid w:val="00E47101"/>
    <w:rsid w:val="00E47204"/>
    <w:rsid w:val="00E47283"/>
    <w:rsid w:val="00E4757C"/>
    <w:rsid w:val="00E4784B"/>
    <w:rsid w:val="00E47D3D"/>
    <w:rsid w:val="00E50224"/>
    <w:rsid w:val="00E5032F"/>
    <w:rsid w:val="00E5045A"/>
    <w:rsid w:val="00E5062F"/>
    <w:rsid w:val="00E50817"/>
    <w:rsid w:val="00E50FE1"/>
    <w:rsid w:val="00E513F5"/>
    <w:rsid w:val="00E51BC6"/>
    <w:rsid w:val="00E53237"/>
    <w:rsid w:val="00E5420F"/>
    <w:rsid w:val="00E5464D"/>
    <w:rsid w:val="00E54D32"/>
    <w:rsid w:val="00E54DF9"/>
    <w:rsid w:val="00E5528D"/>
    <w:rsid w:val="00E5597B"/>
    <w:rsid w:val="00E55AA5"/>
    <w:rsid w:val="00E55C83"/>
    <w:rsid w:val="00E55D40"/>
    <w:rsid w:val="00E55F76"/>
    <w:rsid w:val="00E561AD"/>
    <w:rsid w:val="00E562B4"/>
    <w:rsid w:val="00E56372"/>
    <w:rsid w:val="00E567CB"/>
    <w:rsid w:val="00E56AD8"/>
    <w:rsid w:val="00E56DA6"/>
    <w:rsid w:val="00E56FFC"/>
    <w:rsid w:val="00E57863"/>
    <w:rsid w:val="00E57BBE"/>
    <w:rsid w:val="00E57EF3"/>
    <w:rsid w:val="00E600D2"/>
    <w:rsid w:val="00E6087F"/>
    <w:rsid w:val="00E60DA0"/>
    <w:rsid w:val="00E6159F"/>
    <w:rsid w:val="00E617B3"/>
    <w:rsid w:val="00E61805"/>
    <w:rsid w:val="00E61AAC"/>
    <w:rsid w:val="00E61AB5"/>
    <w:rsid w:val="00E61B7E"/>
    <w:rsid w:val="00E61D95"/>
    <w:rsid w:val="00E6234A"/>
    <w:rsid w:val="00E62661"/>
    <w:rsid w:val="00E63052"/>
    <w:rsid w:val="00E63AFF"/>
    <w:rsid w:val="00E642AF"/>
    <w:rsid w:val="00E6477E"/>
    <w:rsid w:val="00E64E91"/>
    <w:rsid w:val="00E64EB3"/>
    <w:rsid w:val="00E64FAB"/>
    <w:rsid w:val="00E64FF9"/>
    <w:rsid w:val="00E6606E"/>
    <w:rsid w:val="00E661F5"/>
    <w:rsid w:val="00E66C68"/>
    <w:rsid w:val="00E66FCF"/>
    <w:rsid w:val="00E67984"/>
    <w:rsid w:val="00E67A21"/>
    <w:rsid w:val="00E67C9C"/>
    <w:rsid w:val="00E67F4D"/>
    <w:rsid w:val="00E706D6"/>
    <w:rsid w:val="00E7077A"/>
    <w:rsid w:val="00E70A7A"/>
    <w:rsid w:val="00E70EEA"/>
    <w:rsid w:val="00E71514"/>
    <w:rsid w:val="00E71C56"/>
    <w:rsid w:val="00E71CA6"/>
    <w:rsid w:val="00E7219B"/>
    <w:rsid w:val="00E72344"/>
    <w:rsid w:val="00E725D6"/>
    <w:rsid w:val="00E726AF"/>
    <w:rsid w:val="00E727A7"/>
    <w:rsid w:val="00E727F1"/>
    <w:rsid w:val="00E7289E"/>
    <w:rsid w:val="00E72966"/>
    <w:rsid w:val="00E72D13"/>
    <w:rsid w:val="00E72ECE"/>
    <w:rsid w:val="00E733FC"/>
    <w:rsid w:val="00E736D5"/>
    <w:rsid w:val="00E740AF"/>
    <w:rsid w:val="00E744C2"/>
    <w:rsid w:val="00E747F9"/>
    <w:rsid w:val="00E7483E"/>
    <w:rsid w:val="00E7510C"/>
    <w:rsid w:val="00E75125"/>
    <w:rsid w:val="00E7514E"/>
    <w:rsid w:val="00E75234"/>
    <w:rsid w:val="00E752B5"/>
    <w:rsid w:val="00E755B5"/>
    <w:rsid w:val="00E75C0E"/>
    <w:rsid w:val="00E75FED"/>
    <w:rsid w:val="00E76866"/>
    <w:rsid w:val="00E7691D"/>
    <w:rsid w:val="00E76A20"/>
    <w:rsid w:val="00E76A5E"/>
    <w:rsid w:val="00E76C79"/>
    <w:rsid w:val="00E771F8"/>
    <w:rsid w:val="00E77380"/>
    <w:rsid w:val="00E773BE"/>
    <w:rsid w:val="00E773C9"/>
    <w:rsid w:val="00E77AE9"/>
    <w:rsid w:val="00E77C2E"/>
    <w:rsid w:val="00E77E03"/>
    <w:rsid w:val="00E804FD"/>
    <w:rsid w:val="00E8056A"/>
    <w:rsid w:val="00E805D9"/>
    <w:rsid w:val="00E80EE0"/>
    <w:rsid w:val="00E819CB"/>
    <w:rsid w:val="00E81BFE"/>
    <w:rsid w:val="00E82101"/>
    <w:rsid w:val="00E8224C"/>
    <w:rsid w:val="00E828CD"/>
    <w:rsid w:val="00E829E1"/>
    <w:rsid w:val="00E82C36"/>
    <w:rsid w:val="00E82F52"/>
    <w:rsid w:val="00E82FFC"/>
    <w:rsid w:val="00E8324D"/>
    <w:rsid w:val="00E83F37"/>
    <w:rsid w:val="00E8403A"/>
    <w:rsid w:val="00E842E5"/>
    <w:rsid w:val="00E8484C"/>
    <w:rsid w:val="00E8492C"/>
    <w:rsid w:val="00E84987"/>
    <w:rsid w:val="00E84E6D"/>
    <w:rsid w:val="00E84FAD"/>
    <w:rsid w:val="00E850B7"/>
    <w:rsid w:val="00E8568C"/>
    <w:rsid w:val="00E85698"/>
    <w:rsid w:val="00E85D50"/>
    <w:rsid w:val="00E861B2"/>
    <w:rsid w:val="00E8634F"/>
    <w:rsid w:val="00E867EE"/>
    <w:rsid w:val="00E869D2"/>
    <w:rsid w:val="00E86BA2"/>
    <w:rsid w:val="00E86CC3"/>
    <w:rsid w:val="00E870F9"/>
    <w:rsid w:val="00E873C9"/>
    <w:rsid w:val="00E87487"/>
    <w:rsid w:val="00E87D53"/>
    <w:rsid w:val="00E87F66"/>
    <w:rsid w:val="00E90471"/>
    <w:rsid w:val="00E90582"/>
    <w:rsid w:val="00E916AD"/>
    <w:rsid w:val="00E91E8C"/>
    <w:rsid w:val="00E9207E"/>
    <w:rsid w:val="00E92870"/>
    <w:rsid w:val="00E929F7"/>
    <w:rsid w:val="00E92A98"/>
    <w:rsid w:val="00E93B8C"/>
    <w:rsid w:val="00E93D6E"/>
    <w:rsid w:val="00E94197"/>
    <w:rsid w:val="00E94589"/>
    <w:rsid w:val="00E94A7B"/>
    <w:rsid w:val="00E94AA8"/>
    <w:rsid w:val="00E94C61"/>
    <w:rsid w:val="00E9721E"/>
    <w:rsid w:val="00E97250"/>
    <w:rsid w:val="00E972BA"/>
    <w:rsid w:val="00E979A0"/>
    <w:rsid w:val="00E97EB6"/>
    <w:rsid w:val="00EA0028"/>
    <w:rsid w:val="00EA0340"/>
    <w:rsid w:val="00EA06D4"/>
    <w:rsid w:val="00EA06E8"/>
    <w:rsid w:val="00EA11BA"/>
    <w:rsid w:val="00EA1CED"/>
    <w:rsid w:val="00EA1D29"/>
    <w:rsid w:val="00EA1EFB"/>
    <w:rsid w:val="00EA25C2"/>
    <w:rsid w:val="00EA25FB"/>
    <w:rsid w:val="00EA2FDD"/>
    <w:rsid w:val="00EA315F"/>
    <w:rsid w:val="00EA3476"/>
    <w:rsid w:val="00EA34CB"/>
    <w:rsid w:val="00EA3875"/>
    <w:rsid w:val="00EA3C44"/>
    <w:rsid w:val="00EA457D"/>
    <w:rsid w:val="00EA4799"/>
    <w:rsid w:val="00EA524A"/>
    <w:rsid w:val="00EA538B"/>
    <w:rsid w:val="00EA5889"/>
    <w:rsid w:val="00EA5C15"/>
    <w:rsid w:val="00EA5DEB"/>
    <w:rsid w:val="00EA60BA"/>
    <w:rsid w:val="00EA62EB"/>
    <w:rsid w:val="00EA63E9"/>
    <w:rsid w:val="00EA6CDF"/>
    <w:rsid w:val="00EA6DEC"/>
    <w:rsid w:val="00EA6E80"/>
    <w:rsid w:val="00EA700D"/>
    <w:rsid w:val="00EA73E1"/>
    <w:rsid w:val="00EA798C"/>
    <w:rsid w:val="00EB0079"/>
    <w:rsid w:val="00EB047C"/>
    <w:rsid w:val="00EB04C2"/>
    <w:rsid w:val="00EB06D1"/>
    <w:rsid w:val="00EB084D"/>
    <w:rsid w:val="00EB094D"/>
    <w:rsid w:val="00EB094E"/>
    <w:rsid w:val="00EB0E8C"/>
    <w:rsid w:val="00EB12E1"/>
    <w:rsid w:val="00EB14CA"/>
    <w:rsid w:val="00EB171A"/>
    <w:rsid w:val="00EB1778"/>
    <w:rsid w:val="00EB18D1"/>
    <w:rsid w:val="00EB20F2"/>
    <w:rsid w:val="00EB2195"/>
    <w:rsid w:val="00EB22B4"/>
    <w:rsid w:val="00EB2420"/>
    <w:rsid w:val="00EB3451"/>
    <w:rsid w:val="00EB34C5"/>
    <w:rsid w:val="00EB39AE"/>
    <w:rsid w:val="00EB3B3B"/>
    <w:rsid w:val="00EB478D"/>
    <w:rsid w:val="00EB4C1F"/>
    <w:rsid w:val="00EB4DEE"/>
    <w:rsid w:val="00EB508A"/>
    <w:rsid w:val="00EB55F9"/>
    <w:rsid w:val="00EB566E"/>
    <w:rsid w:val="00EB58BD"/>
    <w:rsid w:val="00EB5F21"/>
    <w:rsid w:val="00EB63BA"/>
    <w:rsid w:val="00EB64B4"/>
    <w:rsid w:val="00EB6722"/>
    <w:rsid w:val="00EB674E"/>
    <w:rsid w:val="00EB6B8A"/>
    <w:rsid w:val="00EB6D69"/>
    <w:rsid w:val="00EB780C"/>
    <w:rsid w:val="00EB7F5A"/>
    <w:rsid w:val="00EC0058"/>
    <w:rsid w:val="00EC0169"/>
    <w:rsid w:val="00EC01BC"/>
    <w:rsid w:val="00EC0397"/>
    <w:rsid w:val="00EC0AFD"/>
    <w:rsid w:val="00EC0C1C"/>
    <w:rsid w:val="00EC0DC2"/>
    <w:rsid w:val="00EC131F"/>
    <w:rsid w:val="00EC13C7"/>
    <w:rsid w:val="00EC14F7"/>
    <w:rsid w:val="00EC1B12"/>
    <w:rsid w:val="00EC1F1B"/>
    <w:rsid w:val="00EC21CD"/>
    <w:rsid w:val="00EC227D"/>
    <w:rsid w:val="00EC2395"/>
    <w:rsid w:val="00EC2C86"/>
    <w:rsid w:val="00EC3449"/>
    <w:rsid w:val="00EC36E4"/>
    <w:rsid w:val="00EC3CCF"/>
    <w:rsid w:val="00EC3E8A"/>
    <w:rsid w:val="00EC3EE2"/>
    <w:rsid w:val="00EC4242"/>
    <w:rsid w:val="00EC425E"/>
    <w:rsid w:val="00EC4643"/>
    <w:rsid w:val="00EC4915"/>
    <w:rsid w:val="00EC4C7D"/>
    <w:rsid w:val="00EC4F46"/>
    <w:rsid w:val="00EC5114"/>
    <w:rsid w:val="00EC5270"/>
    <w:rsid w:val="00EC5ADF"/>
    <w:rsid w:val="00EC615E"/>
    <w:rsid w:val="00EC6277"/>
    <w:rsid w:val="00EC631E"/>
    <w:rsid w:val="00EC6A2D"/>
    <w:rsid w:val="00EC6C2F"/>
    <w:rsid w:val="00EC6D34"/>
    <w:rsid w:val="00EC6E19"/>
    <w:rsid w:val="00EC70AD"/>
    <w:rsid w:val="00EC76EC"/>
    <w:rsid w:val="00EC7942"/>
    <w:rsid w:val="00EC7D46"/>
    <w:rsid w:val="00EC7EC4"/>
    <w:rsid w:val="00ED049B"/>
    <w:rsid w:val="00ED064F"/>
    <w:rsid w:val="00ED0B59"/>
    <w:rsid w:val="00ED0BC6"/>
    <w:rsid w:val="00ED0C69"/>
    <w:rsid w:val="00ED167C"/>
    <w:rsid w:val="00ED1B3F"/>
    <w:rsid w:val="00ED1E86"/>
    <w:rsid w:val="00ED22DF"/>
    <w:rsid w:val="00ED2339"/>
    <w:rsid w:val="00ED2546"/>
    <w:rsid w:val="00ED2BA6"/>
    <w:rsid w:val="00ED2CE9"/>
    <w:rsid w:val="00ED2E22"/>
    <w:rsid w:val="00ED2E9C"/>
    <w:rsid w:val="00ED3258"/>
    <w:rsid w:val="00ED334E"/>
    <w:rsid w:val="00ED3641"/>
    <w:rsid w:val="00ED395E"/>
    <w:rsid w:val="00ED41E9"/>
    <w:rsid w:val="00ED42C4"/>
    <w:rsid w:val="00ED43A0"/>
    <w:rsid w:val="00ED4853"/>
    <w:rsid w:val="00ED4DA9"/>
    <w:rsid w:val="00ED4F8C"/>
    <w:rsid w:val="00ED5055"/>
    <w:rsid w:val="00ED51BE"/>
    <w:rsid w:val="00ED5488"/>
    <w:rsid w:val="00ED56C5"/>
    <w:rsid w:val="00ED59E8"/>
    <w:rsid w:val="00ED5AAF"/>
    <w:rsid w:val="00ED5C81"/>
    <w:rsid w:val="00ED617B"/>
    <w:rsid w:val="00ED63D6"/>
    <w:rsid w:val="00ED6651"/>
    <w:rsid w:val="00ED6AB3"/>
    <w:rsid w:val="00ED6B47"/>
    <w:rsid w:val="00ED6B63"/>
    <w:rsid w:val="00ED6CE9"/>
    <w:rsid w:val="00ED7030"/>
    <w:rsid w:val="00ED70A1"/>
    <w:rsid w:val="00ED7243"/>
    <w:rsid w:val="00EE0FED"/>
    <w:rsid w:val="00EE115C"/>
    <w:rsid w:val="00EE154A"/>
    <w:rsid w:val="00EE19EF"/>
    <w:rsid w:val="00EE1D21"/>
    <w:rsid w:val="00EE1DBF"/>
    <w:rsid w:val="00EE1E90"/>
    <w:rsid w:val="00EE239E"/>
    <w:rsid w:val="00EE2521"/>
    <w:rsid w:val="00EE276E"/>
    <w:rsid w:val="00EE2959"/>
    <w:rsid w:val="00EE2B8B"/>
    <w:rsid w:val="00EE2EB2"/>
    <w:rsid w:val="00EE3577"/>
    <w:rsid w:val="00EE3A95"/>
    <w:rsid w:val="00EE3ADF"/>
    <w:rsid w:val="00EE3BE3"/>
    <w:rsid w:val="00EE444E"/>
    <w:rsid w:val="00EE45F9"/>
    <w:rsid w:val="00EE49C9"/>
    <w:rsid w:val="00EE4B7C"/>
    <w:rsid w:val="00EE5090"/>
    <w:rsid w:val="00EE50F1"/>
    <w:rsid w:val="00EE550E"/>
    <w:rsid w:val="00EE5D1F"/>
    <w:rsid w:val="00EE664E"/>
    <w:rsid w:val="00EE668B"/>
    <w:rsid w:val="00EE674E"/>
    <w:rsid w:val="00EE6F06"/>
    <w:rsid w:val="00EE7158"/>
    <w:rsid w:val="00EE752D"/>
    <w:rsid w:val="00EE7792"/>
    <w:rsid w:val="00EE7F60"/>
    <w:rsid w:val="00EF01D0"/>
    <w:rsid w:val="00EF04B0"/>
    <w:rsid w:val="00EF0764"/>
    <w:rsid w:val="00EF1B31"/>
    <w:rsid w:val="00EF1EE7"/>
    <w:rsid w:val="00EF2263"/>
    <w:rsid w:val="00EF2367"/>
    <w:rsid w:val="00EF26F8"/>
    <w:rsid w:val="00EF2892"/>
    <w:rsid w:val="00EF2BD5"/>
    <w:rsid w:val="00EF2C07"/>
    <w:rsid w:val="00EF2D0D"/>
    <w:rsid w:val="00EF2D42"/>
    <w:rsid w:val="00EF2ECE"/>
    <w:rsid w:val="00EF349C"/>
    <w:rsid w:val="00EF3550"/>
    <w:rsid w:val="00EF41F2"/>
    <w:rsid w:val="00EF4C6E"/>
    <w:rsid w:val="00EF4C73"/>
    <w:rsid w:val="00EF4D1C"/>
    <w:rsid w:val="00EF517E"/>
    <w:rsid w:val="00EF54C3"/>
    <w:rsid w:val="00EF5616"/>
    <w:rsid w:val="00EF5AB8"/>
    <w:rsid w:val="00EF5C72"/>
    <w:rsid w:val="00EF5CC0"/>
    <w:rsid w:val="00EF5D22"/>
    <w:rsid w:val="00EF5E36"/>
    <w:rsid w:val="00EF6E20"/>
    <w:rsid w:val="00EF711B"/>
    <w:rsid w:val="00EF73F0"/>
    <w:rsid w:val="00EF75FC"/>
    <w:rsid w:val="00EF7692"/>
    <w:rsid w:val="00EF79A9"/>
    <w:rsid w:val="00EF7FF5"/>
    <w:rsid w:val="00F000E4"/>
    <w:rsid w:val="00F0030A"/>
    <w:rsid w:val="00F003B7"/>
    <w:rsid w:val="00F00CA5"/>
    <w:rsid w:val="00F00E3D"/>
    <w:rsid w:val="00F00E48"/>
    <w:rsid w:val="00F0166C"/>
    <w:rsid w:val="00F0182C"/>
    <w:rsid w:val="00F01B36"/>
    <w:rsid w:val="00F02672"/>
    <w:rsid w:val="00F02883"/>
    <w:rsid w:val="00F02BB5"/>
    <w:rsid w:val="00F02EAC"/>
    <w:rsid w:val="00F03074"/>
    <w:rsid w:val="00F03141"/>
    <w:rsid w:val="00F0329B"/>
    <w:rsid w:val="00F03589"/>
    <w:rsid w:val="00F037F3"/>
    <w:rsid w:val="00F038D6"/>
    <w:rsid w:val="00F03A02"/>
    <w:rsid w:val="00F03AAA"/>
    <w:rsid w:val="00F047F9"/>
    <w:rsid w:val="00F05221"/>
    <w:rsid w:val="00F05888"/>
    <w:rsid w:val="00F059B8"/>
    <w:rsid w:val="00F05BC9"/>
    <w:rsid w:val="00F05BFA"/>
    <w:rsid w:val="00F05F51"/>
    <w:rsid w:val="00F05FF7"/>
    <w:rsid w:val="00F06868"/>
    <w:rsid w:val="00F06B0A"/>
    <w:rsid w:val="00F06D66"/>
    <w:rsid w:val="00F06DE4"/>
    <w:rsid w:val="00F0746E"/>
    <w:rsid w:val="00F0770A"/>
    <w:rsid w:val="00F10157"/>
    <w:rsid w:val="00F1038F"/>
    <w:rsid w:val="00F10479"/>
    <w:rsid w:val="00F10771"/>
    <w:rsid w:val="00F10819"/>
    <w:rsid w:val="00F10B2D"/>
    <w:rsid w:val="00F10C92"/>
    <w:rsid w:val="00F10DF2"/>
    <w:rsid w:val="00F1166D"/>
    <w:rsid w:val="00F117D1"/>
    <w:rsid w:val="00F12114"/>
    <w:rsid w:val="00F1224E"/>
    <w:rsid w:val="00F1236A"/>
    <w:rsid w:val="00F124EE"/>
    <w:rsid w:val="00F12945"/>
    <w:rsid w:val="00F12969"/>
    <w:rsid w:val="00F12D2D"/>
    <w:rsid w:val="00F12F5C"/>
    <w:rsid w:val="00F1332D"/>
    <w:rsid w:val="00F135CC"/>
    <w:rsid w:val="00F13BDB"/>
    <w:rsid w:val="00F13D9E"/>
    <w:rsid w:val="00F13FBA"/>
    <w:rsid w:val="00F142B8"/>
    <w:rsid w:val="00F1479E"/>
    <w:rsid w:val="00F150FB"/>
    <w:rsid w:val="00F16497"/>
    <w:rsid w:val="00F168EC"/>
    <w:rsid w:val="00F16906"/>
    <w:rsid w:val="00F16A52"/>
    <w:rsid w:val="00F16BD7"/>
    <w:rsid w:val="00F16DAD"/>
    <w:rsid w:val="00F16E84"/>
    <w:rsid w:val="00F174C4"/>
    <w:rsid w:val="00F17E1E"/>
    <w:rsid w:val="00F17E3C"/>
    <w:rsid w:val="00F17F60"/>
    <w:rsid w:val="00F203C2"/>
    <w:rsid w:val="00F206C3"/>
    <w:rsid w:val="00F20B39"/>
    <w:rsid w:val="00F20B9D"/>
    <w:rsid w:val="00F20BB1"/>
    <w:rsid w:val="00F21295"/>
    <w:rsid w:val="00F21A20"/>
    <w:rsid w:val="00F21A9B"/>
    <w:rsid w:val="00F21BF8"/>
    <w:rsid w:val="00F21D38"/>
    <w:rsid w:val="00F21DEA"/>
    <w:rsid w:val="00F225D3"/>
    <w:rsid w:val="00F2268F"/>
    <w:rsid w:val="00F226A4"/>
    <w:rsid w:val="00F2273D"/>
    <w:rsid w:val="00F227DE"/>
    <w:rsid w:val="00F22EE1"/>
    <w:rsid w:val="00F230FE"/>
    <w:rsid w:val="00F23129"/>
    <w:rsid w:val="00F231BD"/>
    <w:rsid w:val="00F2414B"/>
    <w:rsid w:val="00F24690"/>
    <w:rsid w:val="00F247EB"/>
    <w:rsid w:val="00F24BA5"/>
    <w:rsid w:val="00F2564B"/>
    <w:rsid w:val="00F2580F"/>
    <w:rsid w:val="00F2582C"/>
    <w:rsid w:val="00F263E7"/>
    <w:rsid w:val="00F2648C"/>
    <w:rsid w:val="00F27066"/>
    <w:rsid w:val="00F27101"/>
    <w:rsid w:val="00F273D2"/>
    <w:rsid w:val="00F27608"/>
    <w:rsid w:val="00F27834"/>
    <w:rsid w:val="00F27EA1"/>
    <w:rsid w:val="00F27EB5"/>
    <w:rsid w:val="00F3015D"/>
    <w:rsid w:val="00F30215"/>
    <w:rsid w:val="00F3071C"/>
    <w:rsid w:val="00F30773"/>
    <w:rsid w:val="00F30859"/>
    <w:rsid w:val="00F308A5"/>
    <w:rsid w:val="00F30C4F"/>
    <w:rsid w:val="00F31008"/>
    <w:rsid w:val="00F313EB"/>
    <w:rsid w:val="00F3231F"/>
    <w:rsid w:val="00F32969"/>
    <w:rsid w:val="00F32AB8"/>
    <w:rsid w:val="00F32D24"/>
    <w:rsid w:val="00F3301D"/>
    <w:rsid w:val="00F3312E"/>
    <w:rsid w:val="00F33846"/>
    <w:rsid w:val="00F339F6"/>
    <w:rsid w:val="00F33BA9"/>
    <w:rsid w:val="00F33DD4"/>
    <w:rsid w:val="00F33E0A"/>
    <w:rsid w:val="00F353D8"/>
    <w:rsid w:val="00F3595F"/>
    <w:rsid w:val="00F35A12"/>
    <w:rsid w:val="00F35FAC"/>
    <w:rsid w:val="00F36008"/>
    <w:rsid w:val="00F3671E"/>
    <w:rsid w:val="00F368AA"/>
    <w:rsid w:val="00F36BD9"/>
    <w:rsid w:val="00F36F62"/>
    <w:rsid w:val="00F37384"/>
    <w:rsid w:val="00F375B5"/>
    <w:rsid w:val="00F37677"/>
    <w:rsid w:val="00F37C6E"/>
    <w:rsid w:val="00F401A5"/>
    <w:rsid w:val="00F40529"/>
    <w:rsid w:val="00F4088A"/>
    <w:rsid w:val="00F40CFD"/>
    <w:rsid w:val="00F40D85"/>
    <w:rsid w:val="00F40E2B"/>
    <w:rsid w:val="00F41086"/>
    <w:rsid w:val="00F41528"/>
    <w:rsid w:val="00F41618"/>
    <w:rsid w:val="00F422F2"/>
    <w:rsid w:val="00F423E1"/>
    <w:rsid w:val="00F42863"/>
    <w:rsid w:val="00F42EBC"/>
    <w:rsid w:val="00F4318F"/>
    <w:rsid w:val="00F4353F"/>
    <w:rsid w:val="00F43674"/>
    <w:rsid w:val="00F43858"/>
    <w:rsid w:val="00F43A08"/>
    <w:rsid w:val="00F43AF3"/>
    <w:rsid w:val="00F43B3E"/>
    <w:rsid w:val="00F43B48"/>
    <w:rsid w:val="00F440AE"/>
    <w:rsid w:val="00F4425E"/>
    <w:rsid w:val="00F4466B"/>
    <w:rsid w:val="00F4483B"/>
    <w:rsid w:val="00F44916"/>
    <w:rsid w:val="00F44B8F"/>
    <w:rsid w:val="00F44CE0"/>
    <w:rsid w:val="00F44E74"/>
    <w:rsid w:val="00F4537C"/>
    <w:rsid w:val="00F45A60"/>
    <w:rsid w:val="00F45AB7"/>
    <w:rsid w:val="00F45B4D"/>
    <w:rsid w:val="00F4611B"/>
    <w:rsid w:val="00F462E0"/>
    <w:rsid w:val="00F4634A"/>
    <w:rsid w:val="00F47125"/>
    <w:rsid w:val="00F47E0E"/>
    <w:rsid w:val="00F50160"/>
    <w:rsid w:val="00F50364"/>
    <w:rsid w:val="00F5046E"/>
    <w:rsid w:val="00F504B1"/>
    <w:rsid w:val="00F508AA"/>
    <w:rsid w:val="00F50FDD"/>
    <w:rsid w:val="00F5118D"/>
    <w:rsid w:val="00F51922"/>
    <w:rsid w:val="00F51F86"/>
    <w:rsid w:val="00F520C7"/>
    <w:rsid w:val="00F5210F"/>
    <w:rsid w:val="00F5241F"/>
    <w:rsid w:val="00F52700"/>
    <w:rsid w:val="00F52CEA"/>
    <w:rsid w:val="00F52F33"/>
    <w:rsid w:val="00F53451"/>
    <w:rsid w:val="00F5351E"/>
    <w:rsid w:val="00F53639"/>
    <w:rsid w:val="00F53D38"/>
    <w:rsid w:val="00F54378"/>
    <w:rsid w:val="00F54CC9"/>
    <w:rsid w:val="00F551BE"/>
    <w:rsid w:val="00F55847"/>
    <w:rsid w:val="00F5584B"/>
    <w:rsid w:val="00F5593A"/>
    <w:rsid w:val="00F55A70"/>
    <w:rsid w:val="00F56145"/>
    <w:rsid w:val="00F56705"/>
    <w:rsid w:val="00F56834"/>
    <w:rsid w:val="00F569AE"/>
    <w:rsid w:val="00F569FF"/>
    <w:rsid w:val="00F56A51"/>
    <w:rsid w:val="00F56C3A"/>
    <w:rsid w:val="00F576C4"/>
    <w:rsid w:val="00F577D3"/>
    <w:rsid w:val="00F57925"/>
    <w:rsid w:val="00F57942"/>
    <w:rsid w:val="00F60656"/>
    <w:rsid w:val="00F60ABD"/>
    <w:rsid w:val="00F60B5B"/>
    <w:rsid w:val="00F60E2D"/>
    <w:rsid w:val="00F610A1"/>
    <w:rsid w:val="00F61377"/>
    <w:rsid w:val="00F61677"/>
    <w:rsid w:val="00F61762"/>
    <w:rsid w:val="00F6179C"/>
    <w:rsid w:val="00F62179"/>
    <w:rsid w:val="00F62566"/>
    <w:rsid w:val="00F63250"/>
    <w:rsid w:val="00F632E3"/>
    <w:rsid w:val="00F63312"/>
    <w:rsid w:val="00F63F86"/>
    <w:rsid w:val="00F640B4"/>
    <w:rsid w:val="00F64189"/>
    <w:rsid w:val="00F648CB"/>
    <w:rsid w:val="00F655DF"/>
    <w:rsid w:val="00F6562B"/>
    <w:rsid w:val="00F65A2E"/>
    <w:rsid w:val="00F65E0A"/>
    <w:rsid w:val="00F66465"/>
    <w:rsid w:val="00F66EA9"/>
    <w:rsid w:val="00F66F61"/>
    <w:rsid w:val="00F67101"/>
    <w:rsid w:val="00F671B5"/>
    <w:rsid w:val="00F6739F"/>
    <w:rsid w:val="00F678C3"/>
    <w:rsid w:val="00F67CD8"/>
    <w:rsid w:val="00F700E8"/>
    <w:rsid w:val="00F70393"/>
    <w:rsid w:val="00F70A50"/>
    <w:rsid w:val="00F70B67"/>
    <w:rsid w:val="00F70D7C"/>
    <w:rsid w:val="00F70E24"/>
    <w:rsid w:val="00F71282"/>
    <w:rsid w:val="00F7133E"/>
    <w:rsid w:val="00F719F7"/>
    <w:rsid w:val="00F71FF5"/>
    <w:rsid w:val="00F72101"/>
    <w:rsid w:val="00F724CB"/>
    <w:rsid w:val="00F7261A"/>
    <w:rsid w:val="00F727FB"/>
    <w:rsid w:val="00F72805"/>
    <w:rsid w:val="00F728D8"/>
    <w:rsid w:val="00F72F25"/>
    <w:rsid w:val="00F7367D"/>
    <w:rsid w:val="00F73A2E"/>
    <w:rsid w:val="00F73BC6"/>
    <w:rsid w:val="00F7434F"/>
    <w:rsid w:val="00F74485"/>
    <w:rsid w:val="00F74629"/>
    <w:rsid w:val="00F746CA"/>
    <w:rsid w:val="00F75514"/>
    <w:rsid w:val="00F7592F"/>
    <w:rsid w:val="00F75A46"/>
    <w:rsid w:val="00F76018"/>
    <w:rsid w:val="00F7617F"/>
    <w:rsid w:val="00F7624B"/>
    <w:rsid w:val="00F762E0"/>
    <w:rsid w:val="00F762F7"/>
    <w:rsid w:val="00F7681A"/>
    <w:rsid w:val="00F76A3F"/>
    <w:rsid w:val="00F77201"/>
    <w:rsid w:val="00F77297"/>
    <w:rsid w:val="00F77583"/>
    <w:rsid w:val="00F778A7"/>
    <w:rsid w:val="00F77998"/>
    <w:rsid w:val="00F77E00"/>
    <w:rsid w:val="00F77E71"/>
    <w:rsid w:val="00F808D8"/>
    <w:rsid w:val="00F81166"/>
    <w:rsid w:val="00F81ACF"/>
    <w:rsid w:val="00F82134"/>
    <w:rsid w:val="00F82140"/>
    <w:rsid w:val="00F82757"/>
    <w:rsid w:val="00F82995"/>
    <w:rsid w:val="00F82E87"/>
    <w:rsid w:val="00F832A2"/>
    <w:rsid w:val="00F8387A"/>
    <w:rsid w:val="00F843FA"/>
    <w:rsid w:val="00F844E6"/>
    <w:rsid w:val="00F84572"/>
    <w:rsid w:val="00F84666"/>
    <w:rsid w:val="00F849D9"/>
    <w:rsid w:val="00F854C7"/>
    <w:rsid w:val="00F858E0"/>
    <w:rsid w:val="00F85958"/>
    <w:rsid w:val="00F861C2"/>
    <w:rsid w:val="00F86714"/>
    <w:rsid w:val="00F868B3"/>
    <w:rsid w:val="00F86A81"/>
    <w:rsid w:val="00F86D5A"/>
    <w:rsid w:val="00F86E1D"/>
    <w:rsid w:val="00F87474"/>
    <w:rsid w:val="00F8774E"/>
    <w:rsid w:val="00F8784E"/>
    <w:rsid w:val="00F87F18"/>
    <w:rsid w:val="00F90171"/>
    <w:rsid w:val="00F902D3"/>
    <w:rsid w:val="00F90C0C"/>
    <w:rsid w:val="00F9101E"/>
    <w:rsid w:val="00F914C1"/>
    <w:rsid w:val="00F915B0"/>
    <w:rsid w:val="00F916A3"/>
    <w:rsid w:val="00F917C5"/>
    <w:rsid w:val="00F918C4"/>
    <w:rsid w:val="00F91DEC"/>
    <w:rsid w:val="00F91E01"/>
    <w:rsid w:val="00F91EA4"/>
    <w:rsid w:val="00F91F53"/>
    <w:rsid w:val="00F92792"/>
    <w:rsid w:val="00F927F9"/>
    <w:rsid w:val="00F94234"/>
    <w:rsid w:val="00F94B62"/>
    <w:rsid w:val="00F94BF2"/>
    <w:rsid w:val="00F94C49"/>
    <w:rsid w:val="00F94D00"/>
    <w:rsid w:val="00F94E6B"/>
    <w:rsid w:val="00F951DC"/>
    <w:rsid w:val="00F9586A"/>
    <w:rsid w:val="00F95AF2"/>
    <w:rsid w:val="00F95AFC"/>
    <w:rsid w:val="00F95CC0"/>
    <w:rsid w:val="00F95D25"/>
    <w:rsid w:val="00F9600D"/>
    <w:rsid w:val="00F96268"/>
    <w:rsid w:val="00F962D3"/>
    <w:rsid w:val="00F9630D"/>
    <w:rsid w:val="00F96612"/>
    <w:rsid w:val="00F966B1"/>
    <w:rsid w:val="00F96942"/>
    <w:rsid w:val="00F96D02"/>
    <w:rsid w:val="00F96F34"/>
    <w:rsid w:val="00F9701F"/>
    <w:rsid w:val="00F971A2"/>
    <w:rsid w:val="00F97A4B"/>
    <w:rsid w:val="00F97ED7"/>
    <w:rsid w:val="00FA0323"/>
    <w:rsid w:val="00FA06D7"/>
    <w:rsid w:val="00FA08EE"/>
    <w:rsid w:val="00FA0CED"/>
    <w:rsid w:val="00FA1881"/>
    <w:rsid w:val="00FA1C8A"/>
    <w:rsid w:val="00FA1D4B"/>
    <w:rsid w:val="00FA1DFB"/>
    <w:rsid w:val="00FA24F0"/>
    <w:rsid w:val="00FA27F3"/>
    <w:rsid w:val="00FA2F2B"/>
    <w:rsid w:val="00FA3094"/>
    <w:rsid w:val="00FA38ED"/>
    <w:rsid w:val="00FA3E4E"/>
    <w:rsid w:val="00FA3EC0"/>
    <w:rsid w:val="00FA3FA3"/>
    <w:rsid w:val="00FA415A"/>
    <w:rsid w:val="00FA4295"/>
    <w:rsid w:val="00FA4444"/>
    <w:rsid w:val="00FA44A6"/>
    <w:rsid w:val="00FA48F4"/>
    <w:rsid w:val="00FA4A84"/>
    <w:rsid w:val="00FA4FFF"/>
    <w:rsid w:val="00FA53D7"/>
    <w:rsid w:val="00FA5526"/>
    <w:rsid w:val="00FA5677"/>
    <w:rsid w:val="00FA5A18"/>
    <w:rsid w:val="00FA5DC3"/>
    <w:rsid w:val="00FA5EA2"/>
    <w:rsid w:val="00FA5F9F"/>
    <w:rsid w:val="00FA5FF3"/>
    <w:rsid w:val="00FA5FFC"/>
    <w:rsid w:val="00FA67C7"/>
    <w:rsid w:val="00FA6F4E"/>
    <w:rsid w:val="00FA6FA0"/>
    <w:rsid w:val="00FA704E"/>
    <w:rsid w:val="00FA72F1"/>
    <w:rsid w:val="00FA7728"/>
    <w:rsid w:val="00FA7A0B"/>
    <w:rsid w:val="00FA7AA9"/>
    <w:rsid w:val="00FA7B5C"/>
    <w:rsid w:val="00FA7DE2"/>
    <w:rsid w:val="00FA7F1A"/>
    <w:rsid w:val="00FB061E"/>
    <w:rsid w:val="00FB076A"/>
    <w:rsid w:val="00FB078B"/>
    <w:rsid w:val="00FB07DB"/>
    <w:rsid w:val="00FB086E"/>
    <w:rsid w:val="00FB094B"/>
    <w:rsid w:val="00FB09C0"/>
    <w:rsid w:val="00FB0A2C"/>
    <w:rsid w:val="00FB1482"/>
    <w:rsid w:val="00FB1619"/>
    <w:rsid w:val="00FB1621"/>
    <w:rsid w:val="00FB211C"/>
    <w:rsid w:val="00FB21C4"/>
    <w:rsid w:val="00FB267A"/>
    <w:rsid w:val="00FB2B22"/>
    <w:rsid w:val="00FB3318"/>
    <w:rsid w:val="00FB37E6"/>
    <w:rsid w:val="00FB4534"/>
    <w:rsid w:val="00FB46E4"/>
    <w:rsid w:val="00FB532F"/>
    <w:rsid w:val="00FB5389"/>
    <w:rsid w:val="00FB5517"/>
    <w:rsid w:val="00FB56F7"/>
    <w:rsid w:val="00FB6588"/>
    <w:rsid w:val="00FB66FF"/>
    <w:rsid w:val="00FB6851"/>
    <w:rsid w:val="00FB77E9"/>
    <w:rsid w:val="00FC06D9"/>
    <w:rsid w:val="00FC08AB"/>
    <w:rsid w:val="00FC090F"/>
    <w:rsid w:val="00FC094D"/>
    <w:rsid w:val="00FC0A32"/>
    <w:rsid w:val="00FC11FD"/>
    <w:rsid w:val="00FC123B"/>
    <w:rsid w:val="00FC1412"/>
    <w:rsid w:val="00FC14CB"/>
    <w:rsid w:val="00FC1524"/>
    <w:rsid w:val="00FC1E53"/>
    <w:rsid w:val="00FC1FBC"/>
    <w:rsid w:val="00FC2151"/>
    <w:rsid w:val="00FC24B3"/>
    <w:rsid w:val="00FC257E"/>
    <w:rsid w:val="00FC2734"/>
    <w:rsid w:val="00FC284D"/>
    <w:rsid w:val="00FC294E"/>
    <w:rsid w:val="00FC345D"/>
    <w:rsid w:val="00FC35D3"/>
    <w:rsid w:val="00FC3C60"/>
    <w:rsid w:val="00FC4F7D"/>
    <w:rsid w:val="00FC56AC"/>
    <w:rsid w:val="00FC5750"/>
    <w:rsid w:val="00FC5B51"/>
    <w:rsid w:val="00FC5F5C"/>
    <w:rsid w:val="00FC6069"/>
    <w:rsid w:val="00FC6388"/>
    <w:rsid w:val="00FC650B"/>
    <w:rsid w:val="00FC69E0"/>
    <w:rsid w:val="00FC709A"/>
    <w:rsid w:val="00FC7565"/>
    <w:rsid w:val="00FC79C6"/>
    <w:rsid w:val="00FC7B12"/>
    <w:rsid w:val="00FD00A2"/>
    <w:rsid w:val="00FD01F6"/>
    <w:rsid w:val="00FD022A"/>
    <w:rsid w:val="00FD047F"/>
    <w:rsid w:val="00FD0780"/>
    <w:rsid w:val="00FD0A24"/>
    <w:rsid w:val="00FD0A4D"/>
    <w:rsid w:val="00FD0A7F"/>
    <w:rsid w:val="00FD0AB3"/>
    <w:rsid w:val="00FD0DE4"/>
    <w:rsid w:val="00FD11D1"/>
    <w:rsid w:val="00FD1251"/>
    <w:rsid w:val="00FD1464"/>
    <w:rsid w:val="00FD15D1"/>
    <w:rsid w:val="00FD191B"/>
    <w:rsid w:val="00FD19C6"/>
    <w:rsid w:val="00FD1A24"/>
    <w:rsid w:val="00FD1AE9"/>
    <w:rsid w:val="00FD206F"/>
    <w:rsid w:val="00FD2706"/>
    <w:rsid w:val="00FD28B2"/>
    <w:rsid w:val="00FD33D3"/>
    <w:rsid w:val="00FD3447"/>
    <w:rsid w:val="00FD3779"/>
    <w:rsid w:val="00FD3DB5"/>
    <w:rsid w:val="00FD3EC1"/>
    <w:rsid w:val="00FD452B"/>
    <w:rsid w:val="00FD4DB3"/>
    <w:rsid w:val="00FD4DF7"/>
    <w:rsid w:val="00FD4F30"/>
    <w:rsid w:val="00FD5445"/>
    <w:rsid w:val="00FD6495"/>
    <w:rsid w:val="00FD6513"/>
    <w:rsid w:val="00FD68DE"/>
    <w:rsid w:val="00FD6C37"/>
    <w:rsid w:val="00FD6DAC"/>
    <w:rsid w:val="00FD7148"/>
    <w:rsid w:val="00FD746A"/>
    <w:rsid w:val="00FD7C2E"/>
    <w:rsid w:val="00FE0124"/>
    <w:rsid w:val="00FE01A1"/>
    <w:rsid w:val="00FE01B7"/>
    <w:rsid w:val="00FE0430"/>
    <w:rsid w:val="00FE053B"/>
    <w:rsid w:val="00FE0FB5"/>
    <w:rsid w:val="00FE0FFF"/>
    <w:rsid w:val="00FE11DB"/>
    <w:rsid w:val="00FE147C"/>
    <w:rsid w:val="00FE16E5"/>
    <w:rsid w:val="00FE1C30"/>
    <w:rsid w:val="00FE1E8F"/>
    <w:rsid w:val="00FE231E"/>
    <w:rsid w:val="00FE305D"/>
    <w:rsid w:val="00FE3110"/>
    <w:rsid w:val="00FE3BCA"/>
    <w:rsid w:val="00FE3CC2"/>
    <w:rsid w:val="00FE4699"/>
    <w:rsid w:val="00FE4A32"/>
    <w:rsid w:val="00FE4BB1"/>
    <w:rsid w:val="00FE52C7"/>
    <w:rsid w:val="00FE52D1"/>
    <w:rsid w:val="00FE5351"/>
    <w:rsid w:val="00FE56CC"/>
    <w:rsid w:val="00FE5AF1"/>
    <w:rsid w:val="00FE5DF7"/>
    <w:rsid w:val="00FE5E77"/>
    <w:rsid w:val="00FE680F"/>
    <w:rsid w:val="00FE68C7"/>
    <w:rsid w:val="00FE6966"/>
    <w:rsid w:val="00FE6D87"/>
    <w:rsid w:val="00FE6D98"/>
    <w:rsid w:val="00FE7006"/>
    <w:rsid w:val="00FE7038"/>
    <w:rsid w:val="00FE7104"/>
    <w:rsid w:val="00FE717B"/>
    <w:rsid w:val="00FE7605"/>
    <w:rsid w:val="00FE762D"/>
    <w:rsid w:val="00FE76CA"/>
    <w:rsid w:val="00FE78FA"/>
    <w:rsid w:val="00FE796B"/>
    <w:rsid w:val="00FE7B21"/>
    <w:rsid w:val="00FE7CF0"/>
    <w:rsid w:val="00FF052B"/>
    <w:rsid w:val="00FF0667"/>
    <w:rsid w:val="00FF0E13"/>
    <w:rsid w:val="00FF1693"/>
    <w:rsid w:val="00FF1AAB"/>
    <w:rsid w:val="00FF1DB6"/>
    <w:rsid w:val="00FF223C"/>
    <w:rsid w:val="00FF255F"/>
    <w:rsid w:val="00FF267A"/>
    <w:rsid w:val="00FF2690"/>
    <w:rsid w:val="00FF2703"/>
    <w:rsid w:val="00FF2B0F"/>
    <w:rsid w:val="00FF3D9B"/>
    <w:rsid w:val="00FF3DBD"/>
    <w:rsid w:val="00FF4254"/>
    <w:rsid w:val="00FF4692"/>
    <w:rsid w:val="00FF4896"/>
    <w:rsid w:val="00FF48B8"/>
    <w:rsid w:val="00FF58D3"/>
    <w:rsid w:val="00FF5945"/>
    <w:rsid w:val="00FF612F"/>
    <w:rsid w:val="00FF6AD8"/>
    <w:rsid w:val="00FF6CF0"/>
    <w:rsid w:val="00FF6DB6"/>
    <w:rsid w:val="00FF7AE1"/>
    <w:rsid w:val="00FF7EFF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9790D2"/>
  <w15:docId w15:val="{A87D2AA9-4220-40D5-AC36-A837518D4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zh-CN" w:bidi="ar-SA"/>
      </w:rPr>
    </w:rPrDefault>
    <w:pPrDefault>
      <w:pPr>
        <w:spacing w:line="360" w:lineRule="auto"/>
        <w:ind w:firstLine="41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437CC"/>
  </w:style>
  <w:style w:type="paragraph" w:styleId="Heading1">
    <w:name w:val="heading 1"/>
    <w:basedOn w:val="Header1"/>
    <w:next w:val="Default"/>
    <w:link w:val="Heading1Char"/>
    <w:uiPriority w:val="9"/>
    <w:qFormat/>
    <w:rsid w:val="00921719"/>
    <w:pPr>
      <w:keepNext/>
      <w:keepLines/>
      <w:numPr>
        <w:numId w:val="3"/>
      </w:numPr>
      <w:spacing w:before="120" w:after="120"/>
      <w:ind w:left="576" w:hanging="576"/>
      <w:outlineLvl w:val="0"/>
    </w:pPr>
    <w:rPr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921719"/>
    <w:pPr>
      <w:keepNext/>
      <w:keepLines/>
      <w:numPr>
        <w:ilvl w:val="1"/>
        <w:numId w:val="3"/>
      </w:numPr>
      <w:spacing w:before="120" w:after="120" w:line="240" w:lineRule="auto"/>
      <w:jc w:val="lef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755626"/>
    <w:pPr>
      <w:keepNext/>
      <w:keepLines/>
      <w:numPr>
        <w:ilvl w:val="2"/>
        <w:numId w:val="3"/>
      </w:numPr>
      <w:spacing w:before="20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pPr>
      <w:keepNext/>
      <w:keepLines/>
      <w:numPr>
        <w:ilvl w:val="3"/>
        <w:numId w:val="3"/>
      </w:numPr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numPr>
        <w:ilvl w:val="4"/>
        <w:numId w:val="3"/>
      </w:numPr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numPr>
        <w:ilvl w:val="5"/>
        <w:numId w:val="3"/>
      </w:numPr>
      <w:spacing w:before="200" w:after="40"/>
      <w:contextualSpacing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83915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915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915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ind w:firstLine="0"/>
    </w:pPr>
    <w:rPr>
      <w:sz w:val="30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6">
    <w:name w:val="6"/>
    <w:basedOn w:val="TableNormal"/>
    <w:tblPr>
      <w:tblStyleRowBandSize w:val="1"/>
      <w:tblStyleColBandSize w:val="1"/>
    </w:tblPr>
  </w:style>
  <w:style w:type="table" w:customStyle="1" w:styleId="5">
    <w:name w:val="5"/>
    <w:basedOn w:val="TableNormal"/>
    <w:tblPr>
      <w:tblStyleRowBandSize w:val="1"/>
      <w:tblStyleColBandSize w:val="1"/>
    </w:tblPr>
  </w:style>
  <w:style w:type="table" w:customStyle="1" w:styleId="4">
    <w:name w:val="4"/>
    <w:basedOn w:val="TableNormal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B1682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B4D"/>
    <w:pPr>
      <w:spacing w:line="240" w:lineRule="auto"/>
    </w:pPr>
    <w:rPr>
      <w:rFonts w:cs="Tahoma"/>
      <w:sz w:val="20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B4D"/>
    <w:rPr>
      <w:rFonts w:cs="Tahoma"/>
      <w:sz w:val="20"/>
      <w:szCs w:val="16"/>
    </w:rPr>
  </w:style>
  <w:style w:type="paragraph" w:styleId="ListParagraph">
    <w:name w:val="List Paragraph"/>
    <w:basedOn w:val="Normal"/>
    <w:uiPriority w:val="34"/>
    <w:qFormat/>
    <w:rsid w:val="00372D5C"/>
    <w:pPr>
      <w:ind w:left="720"/>
      <w:contextualSpacing/>
    </w:pPr>
  </w:style>
  <w:style w:type="paragraph" w:styleId="BodyText">
    <w:name w:val="Body Text"/>
    <w:basedOn w:val="Normal"/>
    <w:link w:val="BodyTextChar"/>
    <w:rsid w:val="000F63AC"/>
    <w:pPr>
      <w:spacing w:after="120" w:line="228" w:lineRule="auto"/>
      <w:ind w:firstLine="288"/>
    </w:pPr>
    <w:rPr>
      <w:rFonts w:eastAsia="SimSun"/>
      <w:color w:val="auto"/>
      <w:spacing w:val="-1"/>
      <w:sz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0F63AC"/>
    <w:rPr>
      <w:rFonts w:eastAsia="SimSun"/>
      <w:color w:val="auto"/>
      <w:spacing w:val="-1"/>
      <w:sz w:val="20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755626"/>
    <w:rPr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921719"/>
    <w:rPr>
      <w:rFonts w:eastAsia="Times New Roman"/>
      <w:b/>
      <w:bCs/>
      <w:color w:val="auto"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21719"/>
    <w:rPr>
      <w:b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3518B8"/>
    <w:pPr>
      <w:spacing w:after="200" w:line="240" w:lineRule="auto"/>
    </w:pPr>
    <w:rPr>
      <w:b/>
      <w:iCs/>
      <w:color w:val="auto"/>
      <w:szCs w:val="18"/>
    </w:rPr>
  </w:style>
  <w:style w:type="paragraph" w:customStyle="1" w:styleId="EndNoteBibliographyTitle">
    <w:name w:val="EndNote Bibliography Title"/>
    <w:basedOn w:val="Normal"/>
    <w:link w:val="EndNoteBibliographyTitleChar"/>
    <w:rsid w:val="001752FE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752FE"/>
    <w:rPr>
      <w:noProof/>
    </w:rPr>
  </w:style>
  <w:style w:type="paragraph" w:customStyle="1" w:styleId="EndNoteBibliography">
    <w:name w:val="EndNote Bibliography"/>
    <w:basedOn w:val="Normal"/>
    <w:link w:val="EndNoteBibliographyChar"/>
    <w:rsid w:val="001752FE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752FE"/>
    <w:rPr>
      <w:noProof/>
    </w:rPr>
  </w:style>
  <w:style w:type="table" w:customStyle="1" w:styleId="TableGrid1">
    <w:name w:val="Table Grid1"/>
    <w:basedOn w:val="TableNormal"/>
    <w:next w:val="TableGrid"/>
    <w:uiPriority w:val="59"/>
    <w:rsid w:val="00D061E7"/>
    <w:pPr>
      <w:spacing w:line="240" w:lineRule="auto"/>
      <w:ind w:firstLine="0"/>
      <w:jc w:val="left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061E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E2B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10"/>
  </w:style>
  <w:style w:type="paragraph" w:styleId="Footer">
    <w:name w:val="footer"/>
    <w:basedOn w:val="Normal"/>
    <w:link w:val="FooterChar"/>
    <w:uiPriority w:val="99"/>
    <w:unhideWhenUsed/>
    <w:rsid w:val="004E2B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10"/>
  </w:style>
  <w:style w:type="paragraph" w:styleId="FootnoteText">
    <w:name w:val="footnote text"/>
    <w:basedOn w:val="Normal"/>
    <w:link w:val="FootnoteTextChar"/>
    <w:uiPriority w:val="99"/>
    <w:rsid w:val="00E304CD"/>
    <w:pPr>
      <w:spacing w:line="240" w:lineRule="auto"/>
      <w:ind w:firstLine="360"/>
    </w:pPr>
    <w:rPr>
      <w:color w:val="auto"/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E304CD"/>
    <w:rPr>
      <w:color w:val="auto"/>
      <w:sz w:val="20"/>
    </w:rPr>
  </w:style>
  <w:style w:type="character" w:styleId="FootnoteReference">
    <w:name w:val="footnote reference"/>
    <w:semiHidden/>
    <w:rsid w:val="00E304CD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B2E26"/>
    <w:pPr>
      <w:spacing w:line="240" w:lineRule="auto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B2E26"/>
    <w:rPr>
      <w:szCs w:val="24"/>
    </w:rPr>
  </w:style>
  <w:style w:type="table" w:customStyle="1" w:styleId="TableGrid2">
    <w:name w:val="Table Grid2"/>
    <w:basedOn w:val="TableNormal"/>
    <w:next w:val="TableGrid"/>
    <w:uiPriority w:val="59"/>
    <w:rsid w:val="00DB0C7A"/>
    <w:pPr>
      <w:spacing w:line="240" w:lineRule="auto"/>
      <w:ind w:firstLine="0"/>
      <w:jc w:val="left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AD4E19"/>
    <w:rPr>
      <w:rFonts w:ascii="Times New Roman" w:hAnsi="Times New Roman" w:cs="Times New Roman"/>
      <w:vanish/>
      <w:color w:val="FF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4B4F60"/>
    <w:rPr>
      <w:color w:val="808080"/>
    </w:rPr>
  </w:style>
  <w:style w:type="paragraph" w:customStyle="1" w:styleId="MTDisplayEquation">
    <w:name w:val="MTDisplayEquation"/>
    <w:basedOn w:val="Normal"/>
    <w:next w:val="Normal"/>
    <w:link w:val="MTDisplayEquationChar"/>
    <w:rsid w:val="00223D40"/>
    <w:pPr>
      <w:tabs>
        <w:tab w:val="center" w:pos="4680"/>
        <w:tab w:val="right" w:pos="9360"/>
      </w:tabs>
      <w:ind w:firstLine="0"/>
    </w:pPr>
  </w:style>
  <w:style w:type="character" w:customStyle="1" w:styleId="MTDisplayEquationChar">
    <w:name w:val="MTDisplayEquation Char"/>
    <w:basedOn w:val="DefaultParagraphFont"/>
    <w:link w:val="MTDisplayEquation"/>
    <w:rsid w:val="00223D40"/>
  </w:style>
  <w:style w:type="table" w:customStyle="1" w:styleId="TableGrid4">
    <w:name w:val="Table Grid4"/>
    <w:basedOn w:val="TableNormal"/>
    <w:next w:val="TableGrid"/>
    <w:uiPriority w:val="59"/>
    <w:rsid w:val="004C28E6"/>
    <w:pPr>
      <w:spacing w:line="240" w:lineRule="auto"/>
      <w:ind w:firstLine="0"/>
      <w:jc w:val="left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F01B9"/>
  </w:style>
  <w:style w:type="table" w:customStyle="1" w:styleId="TableGrid21">
    <w:name w:val="Table Grid21"/>
    <w:basedOn w:val="TableNormal"/>
    <w:next w:val="TableGrid"/>
    <w:uiPriority w:val="59"/>
    <w:rsid w:val="004607B8"/>
    <w:pPr>
      <w:spacing w:line="240" w:lineRule="auto"/>
      <w:ind w:firstLine="0"/>
      <w:jc w:val="left"/>
    </w:pPr>
    <w:rPr>
      <w:rFonts w:asciiTheme="minorHAnsi" w:hAnsiTheme="minorHAnsi" w:cstheme="minorBidi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3"/>
    <w:basedOn w:val="TableNormal"/>
    <w:rsid w:val="006A5BF8"/>
    <w:tblPr>
      <w:tblStyleRowBandSize w:val="1"/>
      <w:tblStyleColBandSize w:val="1"/>
    </w:tblPr>
  </w:style>
  <w:style w:type="table" w:customStyle="1" w:styleId="2">
    <w:name w:val="2"/>
    <w:basedOn w:val="TableNormal"/>
    <w:rsid w:val="006A5BF8"/>
    <w:tblPr>
      <w:tblStyleRowBandSize w:val="1"/>
      <w:tblStyleColBandSize w:val="1"/>
    </w:tblPr>
  </w:style>
  <w:style w:type="table" w:customStyle="1" w:styleId="1">
    <w:name w:val="1"/>
    <w:basedOn w:val="TableNormal"/>
    <w:rsid w:val="006A5BF8"/>
    <w:tblPr>
      <w:tblStyleRowBandSize w:val="1"/>
      <w:tblStyleColBandSize w:val="1"/>
    </w:tblPr>
  </w:style>
  <w:style w:type="numbering" w:customStyle="1" w:styleId="NoList1">
    <w:name w:val="No List1"/>
    <w:next w:val="NoList"/>
    <w:uiPriority w:val="99"/>
    <w:semiHidden/>
    <w:unhideWhenUsed/>
    <w:rsid w:val="006A5BF8"/>
  </w:style>
  <w:style w:type="table" w:customStyle="1" w:styleId="TableGrid3">
    <w:name w:val="Table Grid3"/>
    <w:basedOn w:val="TableNormal"/>
    <w:next w:val="TableGrid"/>
    <w:uiPriority w:val="59"/>
    <w:rsid w:val="006A5BF8"/>
    <w:pPr>
      <w:spacing w:before="120" w:line="240" w:lineRule="auto"/>
      <w:ind w:firstLine="360"/>
    </w:pPr>
    <w:rPr>
      <w:rFonts w:ascii="Calibri" w:hAnsi="Calibri" w:cs="Cordia New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unhideWhenUsed/>
    <w:rsid w:val="006A5BF8"/>
    <w:rPr>
      <w:sz w:val="16"/>
      <w:szCs w:val="16"/>
    </w:rPr>
  </w:style>
  <w:style w:type="paragraph" w:customStyle="1" w:styleId="CommentText1">
    <w:name w:val="Comment Text1"/>
    <w:basedOn w:val="Normal"/>
    <w:next w:val="CommentText"/>
    <w:link w:val="CommentTextChar"/>
    <w:uiPriority w:val="99"/>
    <w:unhideWhenUsed/>
    <w:rsid w:val="00D53FDA"/>
    <w:pPr>
      <w:spacing w:after="160" w:line="240" w:lineRule="auto"/>
      <w:ind w:firstLine="0"/>
      <w:jc w:val="left"/>
    </w:pPr>
    <w:rPr>
      <w:sz w:val="20"/>
    </w:rPr>
  </w:style>
  <w:style w:type="character" w:customStyle="1" w:styleId="CommentTextChar">
    <w:name w:val="Comment Text Char"/>
    <w:basedOn w:val="DefaultParagraphFont"/>
    <w:link w:val="CommentText1"/>
    <w:uiPriority w:val="99"/>
    <w:rsid w:val="00D53FDA"/>
    <w:rPr>
      <w:sz w:val="20"/>
    </w:rPr>
  </w:style>
  <w:style w:type="paragraph" w:customStyle="1" w:styleId="CommentSubject1">
    <w:name w:val="Comment Subject1"/>
    <w:basedOn w:val="CommentText"/>
    <w:next w:val="CommentText"/>
    <w:uiPriority w:val="99"/>
    <w:semiHidden/>
    <w:unhideWhenUsed/>
    <w:rsid w:val="006A5BF8"/>
    <w:pPr>
      <w:spacing w:after="160"/>
      <w:ind w:firstLine="0"/>
      <w:jc w:val="left"/>
    </w:pPr>
    <w:rPr>
      <w:rFonts w:cs="Cordia New"/>
      <w:b/>
      <w:bCs/>
      <w:color w:val="auto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5BF8"/>
    <w:rPr>
      <w:b/>
      <w:bCs/>
      <w:sz w:val="20"/>
    </w:rPr>
  </w:style>
  <w:style w:type="table" w:customStyle="1" w:styleId="TableGrid11">
    <w:name w:val="Table Grid11"/>
    <w:basedOn w:val="TableNormal"/>
    <w:next w:val="TableGrid"/>
    <w:uiPriority w:val="59"/>
    <w:rsid w:val="006A5BF8"/>
    <w:pPr>
      <w:spacing w:line="240" w:lineRule="auto"/>
      <w:ind w:firstLine="0"/>
      <w:jc w:val="left"/>
    </w:pPr>
    <w:rPr>
      <w:rFonts w:ascii="Calibri" w:hAnsi="Calibri" w:cs="Cordia New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1">
    <w:name w:val="No List11"/>
    <w:next w:val="NoList"/>
    <w:uiPriority w:val="99"/>
    <w:semiHidden/>
    <w:unhideWhenUsed/>
    <w:rsid w:val="006A5BF8"/>
  </w:style>
  <w:style w:type="character" w:customStyle="1" w:styleId="apple-converted-space">
    <w:name w:val="apple-converted-space"/>
    <w:basedOn w:val="DefaultParagraphFont"/>
    <w:rsid w:val="006A5BF8"/>
  </w:style>
  <w:style w:type="paragraph" w:customStyle="1" w:styleId="comments">
    <w:name w:val="comments"/>
    <w:basedOn w:val="Normal"/>
    <w:link w:val="commentsChar"/>
    <w:qFormat/>
    <w:rsid w:val="006A5BF8"/>
    <w:pPr>
      <w:autoSpaceDE w:val="0"/>
      <w:autoSpaceDN w:val="0"/>
      <w:adjustRightInd w:val="0"/>
      <w:spacing w:before="120" w:line="240" w:lineRule="auto"/>
      <w:ind w:firstLine="360"/>
    </w:pPr>
    <w:rPr>
      <w:rFonts w:eastAsia="SimSun"/>
      <w:i/>
      <w:color w:val="0066FF"/>
      <w:kern w:val="2"/>
    </w:rPr>
  </w:style>
  <w:style w:type="character" w:customStyle="1" w:styleId="commentsChar">
    <w:name w:val="comments Char"/>
    <w:basedOn w:val="DefaultParagraphFont"/>
    <w:link w:val="comments"/>
    <w:rsid w:val="006A5BF8"/>
    <w:rPr>
      <w:rFonts w:eastAsia="SimSun"/>
      <w:i/>
      <w:color w:val="0066FF"/>
      <w:kern w:val="2"/>
      <w:szCs w:val="24"/>
    </w:rPr>
  </w:style>
  <w:style w:type="character" w:customStyle="1" w:styleId="il">
    <w:name w:val="il"/>
    <w:basedOn w:val="DefaultParagraphFont"/>
    <w:rsid w:val="006A5BF8"/>
  </w:style>
  <w:style w:type="table" w:customStyle="1" w:styleId="TableGrid211">
    <w:name w:val="Table Grid211"/>
    <w:basedOn w:val="TableNormal"/>
    <w:next w:val="TableGrid"/>
    <w:uiPriority w:val="59"/>
    <w:rsid w:val="006A5BF8"/>
    <w:pPr>
      <w:spacing w:line="240" w:lineRule="auto"/>
      <w:ind w:firstLine="0"/>
      <w:jc w:val="left"/>
    </w:pPr>
    <w:rPr>
      <w:rFonts w:ascii="Calibri" w:hAnsi="Calibri" w:cs="Cordia New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leNormal"/>
    <w:next w:val="TableGrid"/>
    <w:uiPriority w:val="59"/>
    <w:rsid w:val="006A5BF8"/>
    <w:pPr>
      <w:spacing w:line="240" w:lineRule="auto"/>
      <w:ind w:firstLine="0"/>
      <w:jc w:val="left"/>
    </w:pPr>
    <w:rPr>
      <w:rFonts w:ascii="Calibri" w:hAnsi="Calibri" w:cs="Cordia New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">
    <w:name w:val="Table Grid41"/>
    <w:basedOn w:val="TableNormal"/>
    <w:next w:val="TableGrid"/>
    <w:uiPriority w:val="59"/>
    <w:rsid w:val="006A5BF8"/>
    <w:pPr>
      <w:spacing w:line="240" w:lineRule="auto"/>
      <w:ind w:firstLine="0"/>
      <w:jc w:val="left"/>
    </w:pPr>
    <w:rPr>
      <w:rFonts w:ascii="Calibri" w:hAnsi="Calibri" w:cs="Cordia New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1"/>
    <w:uiPriority w:val="99"/>
    <w:unhideWhenUsed/>
    <w:rsid w:val="006A5BF8"/>
    <w:pPr>
      <w:spacing w:line="240" w:lineRule="auto"/>
    </w:pPr>
    <w:rPr>
      <w:sz w:val="20"/>
    </w:rPr>
  </w:style>
  <w:style w:type="character" w:customStyle="1" w:styleId="CommentTextChar1">
    <w:name w:val="Comment Text Char1"/>
    <w:basedOn w:val="DefaultParagraphFont"/>
    <w:link w:val="CommentText"/>
    <w:uiPriority w:val="99"/>
    <w:rsid w:val="006A5BF8"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5BF8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6A5BF8"/>
    <w:rPr>
      <w:b/>
      <w:bCs/>
      <w:sz w:val="20"/>
    </w:rPr>
  </w:style>
  <w:style w:type="table" w:customStyle="1" w:styleId="TableGrid212">
    <w:name w:val="Table Grid212"/>
    <w:basedOn w:val="TableNormal"/>
    <w:next w:val="TableGrid"/>
    <w:uiPriority w:val="59"/>
    <w:rsid w:val="00734697"/>
    <w:pPr>
      <w:spacing w:line="240" w:lineRule="auto"/>
      <w:ind w:firstLine="0"/>
      <w:jc w:val="left"/>
    </w:pPr>
    <w:rPr>
      <w:rFonts w:ascii="Calibri" w:hAnsi="Calibri" w:cs="Cordia New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2">
    <w:name w:val="Table Grid42"/>
    <w:basedOn w:val="TableNormal"/>
    <w:next w:val="TableGrid"/>
    <w:uiPriority w:val="59"/>
    <w:rsid w:val="00734697"/>
    <w:pPr>
      <w:spacing w:line="240" w:lineRule="auto"/>
      <w:ind w:firstLine="0"/>
      <w:jc w:val="left"/>
    </w:pPr>
    <w:rPr>
      <w:rFonts w:ascii="Calibri" w:hAnsi="Calibri" w:cs="Cordia New"/>
      <w:color w:val="auto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1">
    <w:name w:val="Mention1"/>
    <w:basedOn w:val="DefaultParagraphFont"/>
    <w:uiPriority w:val="99"/>
    <w:rsid w:val="007454F4"/>
    <w:rPr>
      <w:color w:val="2B579A"/>
      <w:shd w:val="clear" w:color="auto" w:fill="E6E6E6"/>
    </w:rPr>
  </w:style>
  <w:style w:type="character" w:customStyle="1" w:styleId="10">
    <w:name w:val="@他1"/>
    <w:basedOn w:val="DefaultParagraphFont"/>
    <w:uiPriority w:val="99"/>
    <w:semiHidden/>
    <w:unhideWhenUsed/>
    <w:rsid w:val="006A6CA6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rsid w:val="00A6679E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63BBE"/>
    <w:rPr>
      <w:color w:val="808080"/>
      <w:shd w:val="clear" w:color="auto" w:fill="E6E6E6"/>
    </w:rPr>
  </w:style>
  <w:style w:type="character" w:customStyle="1" w:styleId="UnresolvedMention3">
    <w:name w:val="Unresolved Mention3"/>
    <w:basedOn w:val="DefaultParagraphFont"/>
    <w:uiPriority w:val="99"/>
    <w:rsid w:val="000F014B"/>
    <w:rPr>
      <w:color w:val="808080"/>
      <w:shd w:val="clear" w:color="auto" w:fill="E6E6E6"/>
    </w:rPr>
  </w:style>
  <w:style w:type="character" w:customStyle="1" w:styleId="UnresolvedMention4">
    <w:name w:val="Unresolved Mention4"/>
    <w:basedOn w:val="DefaultParagraphFont"/>
    <w:uiPriority w:val="99"/>
    <w:rsid w:val="003622B5"/>
    <w:rPr>
      <w:color w:val="808080"/>
      <w:shd w:val="clear" w:color="auto" w:fill="E6E6E6"/>
    </w:rPr>
  </w:style>
  <w:style w:type="paragraph" w:customStyle="1" w:styleId="Default">
    <w:name w:val="Default"/>
    <w:rsid w:val="006C5BE4"/>
    <w:pPr>
      <w:autoSpaceDE w:val="0"/>
      <w:autoSpaceDN w:val="0"/>
      <w:adjustRightInd w:val="0"/>
      <w:spacing w:line="240" w:lineRule="auto"/>
      <w:ind w:firstLine="0"/>
      <w:jc w:val="left"/>
    </w:pPr>
    <w:rPr>
      <w:rFonts w:ascii="HCHMN J+ Gulliver" w:hAnsi="HCHMN J+ Gulliver" w:cs="HCHMN J+ Gulliver"/>
    </w:rPr>
  </w:style>
  <w:style w:type="character" w:customStyle="1" w:styleId="UnresolvedMention5">
    <w:name w:val="Unresolved Mention5"/>
    <w:basedOn w:val="DefaultParagraphFont"/>
    <w:uiPriority w:val="99"/>
    <w:rsid w:val="00CD6CB4"/>
    <w:rPr>
      <w:color w:val="808080"/>
      <w:shd w:val="clear" w:color="auto" w:fill="E6E6E6"/>
    </w:rPr>
  </w:style>
  <w:style w:type="character" w:customStyle="1" w:styleId="UnresolvedMention6">
    <w:name w:val="Unresolved Mention6"/>
    <w:basedOn w:val="DefaultParagraphFont"/>
    <w:uiPriority w:val="99"/>
    <w:rsid w:val="00E45986"/>
    <w:rPr>
      <w:color w:val="808080"/>
      <w:shd w:val="clear" w:color="auto" w:fill="E6E6E6"/>
    </w:rPr>
  </w:style>
  <w:style w:type="character" w:customStyle="1" w:styleId="UnresolvedMention7">
    <w:name w:val="Unresolved Mention7"/>
    <w:basedOn w:val="DefaultParagraphFont"/>
    <w:uiPriority w:val="99"/>
    <w:rsid w:val="00876FF4"/>
    <w:rPr>
      <w:color w:val="808080"/>
      <w:shd w:val="clear" w:color="auto" w:fill="E6E6E6"/>
    </w:rPr>
  </w:style>
  <w:style w:type="character" w:customStyle="1" w:styleId="UnresolvedMention8">
    <w:name w:val="Unresolved Mention8"/>
    <w:basedOn w:val="DefaultParagraphFont"/>
    <w:uiPriority w:val="99"/>
    <w:rsid w:val="00DE26CE"/>
    <w:rPr>
      <w:color w:val="808080"/>
      <w:shd w:val="clear" w:color="auto" w:fill="E6E6E6"/>
    </w:rPr>
  </w:style>
  <w:style w:type="character" w:customStyle="1" w:styleId="UnresolvedMention9">
    <w:name w:val="Unresolved Mention9"/>
    <w:basedOn w:val="DefaultParagraphFont"/>
    <w:uiPriority w:val="99"/>
    <w:rsid w:val="005879DB"/>
    <w:rPr>
      <w:color w:val="808080"/>
      <w:shd w:val="clear" w:color="auto" w:fill="E6E6E6"/>
    </w:rPr>
  </w:style>
  <w:style w:type="paragraph" w:customStyle="1" w:styleId="Paragraph">
    <w:name w:val="Paragraph"/>
    <w:basedOn w:val="Normal"/>
    <w:rsid w:val="00BA61A9"/>
    <w:pPr>
      <w:spacing w:before="120" w:line="240" w:lineRule="auto"/>
      <w:ind w:firstLine="720"/>
      <w:jc w:val="left"/>
    </w:pPr>
    <w:rPr>
      <w:rFonts w:eastAsia="Times New Roman"/>
      <w:color w:val="auto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A61A9"/>
    <w:rPr>
      <w:color w:val="800080" w:themeColor="followedHyperlink"/>
      <w:u w:val="single"/>
    </w:rPr>
  </w:style>
  <w:style w:type="paragraph" w:customStyle="1" w:styleId="Outline1">
    <w:name w:val="Outline 1"/>
    <w:link w:val="Outline1Char"/>
    <w:rsid w:val="0019724E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</w:tabs>
      <w:spacing w:before="60" w:line="240" w:lineRule="auto"/>
      <w:ind w:left="720" w:hanging="720"/>
      <w:jc w:val="left"/>
    </w:pPr>
    <w:rPr>
      <w:rFonts w:eastAsia="Times New Roman"/>
      <w:color w:val="auto"/>
      <w:sz w:val="22"/>
      <w:szCs w:val="20"/>
      <w:lang w:eastAsia="en-US"/>
    </w:rPr>
  </w:style>
  <w:style w:type="character" w:customStyle="1" w:styleId="Outline1Char">
    <w:name w:val="Outline 1 Char"/>
    <w:basedOn w:val="DefaultParagraphFont"/>
    <w:link w:val="Outline1"/>
    <w:rsid w:val="0019724E"/>
    <w:rPr>
      <w:rFonts w:eastAsia="Times New Roman"/>
      <w:color w:val="auto"/>
      <w:sz w:val="22"/>
      <w:szCs w:val="20"/>
      <w:lang w:eastAsia="en-US"/>
    </w:rPr>
  </w:style>
  <w:style w:type="table" w:styleId="GridTable6Colorful">
    <w:name w:val="Grid Table 6 Colorful"/>
    <w:basedOn w:val="TableNormal"/>
    <w:uiPriority w:val="51"/>
    <w:rsid w:val="009D7338"/>
    <w:pPr>
      <w:spacing w:line="240" w:lineRule="auto"/>
      <w:ind w:firstLine="0"/>
      <w:jc w:val="left"/>
    </w:pPr>
    <w:rPr>
      <w:rFonts w:eastAsia="Times New Roman"/>
      <w:color w:val="000000" w:themeColor="text1"/>
      <w:sz w:val="20"/>
      <w:szCs w:val="20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CCCCCC" w:themeFill="text1" w:themeFillTint="33"/>
      </w:tcPr>
    </w:tblStylePr>
    <w:tblStylePr w:type="band1Horz">
      <w:rPr>
        <w:rFonts w:cs="Times New Roman"/>
      </w:rPr>
      <w:tblPr/>
      <w:tcPr>
        <w:shd w:val="clear" w:color="auto" w:fill="CCCCCC" w:themeFill="text1" w:themeFillTint="33"/>
      </w:tcPr>
    </w:tblStylePr>
  </w:style>
  <w:style w:type="paragraph" w:customStyle="1" w:styleId="Outline2">
    <w:name w:val="Outline 2"/>
    <w:basedOn w:val="Outline1"/>
    <w:rsid w:val="00A7644D"/>
    <w:pPr>
      <w:ind w:left="1080" w:hanging="360"/>
    </w:pPr>
  </w:style>
  <w:style w:type="paragraph" w:customStyle="1" w:styleId="Definition">
    <w:name w:val="Definition"/>
    <w:basedOn w:val="Normal"/>
    <w:rsid w:val="001A1061"/>
    <w:pPr>
      <w:spacing w:before="120" w:line="240" w:lineRule="auto"/>
      <w:ind w:left="1080" w:hanging="360"/>
      <w:jc w:val="left"/>
    </w:pPr>
    <w:rPr>
      <w:rFonts w:eastAsia="Times New Roman"/>
      <w:color w:val="auto"/>
      <w:lang w:eastAsia="en-US"/>
    </w:rPr>
  </w:style>
  <w:style w:type="table" w:styleId="GridTable2">
    <w:name w:val="Grid Table 2"/>
    <w:basedOn w:val="TableNormal"/>
    <w:uiPriority w:val="47"/>
    <w:rsid w:val="00F27834"/>
    <w:pPr>
      <w:spacing w:line="240" w:lineRule="auto"/>
      <w:ind w:firstLine="0"/>
      <w:jc w:val="left"/>
    </w:pPr>
    <w:rPr>
      <w:rFonts w:eastAsia="Times New Roman"/>
      <w:color w:val="auto"/>
      <w:sz w:val="20"/>
      <w:szCs w:val="20"/>
      <w:lang w:eastAsia="en-US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rFonts w:cs="Times New Roman"/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rFonts w:cs="Times New Roman"/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CCCCCC" w:themeFill="text1" w:themeFillTint="33"/>
      </w:tcPr>
    </w:tblStylePr>
    <w:tblStylePr w:type="band1Horz">
      <w:rPr>
        <w:rFonts w:cs="Times New Roman"/>
      </w:rPr>
      <w:tblPr/>
      <w:tcPr>
        <w:shd w:val="clear" w:color="auto" w:fill="CCCCCC" w:themeFill="text1" w:themeFillTint="33"/>
      </w:tcPr>
    </w:tblStylePr>
  </w:style>
  <w:style w:type="paragraph" w:customStyle="1" w:styleId="Header1">
    <w:name w:val="Header 1"/>
    <w:basedOn w:val="Outline1"/>
    <w:rsid w:val="0072779B"/>
    <w:pPr>
      <w:numPr>
        <w:numId w:val="2"/>
      </w:numPr>
      <w:spacing w:after="240"/>
    </w:pPr>
    <w:rPr>
      <w:b/>
      <w:bCs/>
      <w:sz w:val="32"/>
      <w:szCs w:val="28"/>
    </w:rPr>
  </w:style>
  <w:style w:type="paragraph" w:customStyle="1" w:styleId="SOMContent">
    <w:name w:val="SOMContent"/>
    <w:basedOn w:val="Normal"/>
    <w:link w:val="SOMContentChar"/>
    <w:rsid w:val="0072779B"/>
    <w:pPr>
      <w:spacing w:before="120" w:line="240" w:lineRule="auto"/>
      <w:ind w:firstLine="0"/>
      <w:jc w:val="left"/>
    </w:pPr>
    <w:rPr>
      <w:rFonts w:eastAsia="Times New Roman"/>
      <w:color w:val="auto"/>
      <w:lang w:eastAsia="en-US"/>
    </w:rPr>
  </w:style>
  <w:style w:type="paragraph" w:customStyle="1" w:styleId="Style1">
    <w:name w:val="Style1"/>
    <w:basedOn w:val="SOMContent"/>
    <w:link w:val="Style1Char"/>
    <w:rsid w:val="0072779B"/>
    <w:pPr>
      <w:spacing w:before="0" w:line="360" w:lineRule="auto"/>
    </w:pPr>
    <w:rPr>
      <w:szCs w:val="22"/>
    </w:rPr>
  </w:style>
  <w:style w:type="character" w:customStyle="1" w:styleId="SOMContentChar">
    <w:name w:val="SOMContent Char"/>
    <w:basedOn w:val="DefaultParagraphFont"/>
    <w:link w:val="SOMContent"/>
    <w:rsid w:val="0072779B"/>
    <w:rPr>
      <w:rFonts w:eastAsia="Times New Roman"/>
      <w:color w:val="auto"/>
      <w:lang w:eastAsia="en-US"/>
    </w:rPr>
  </w:style>
  <w:style w:type="character" w:customStyle="1" w:styleId="Style1Char">
    <w:name w:val="Style1 Char"/>
    <w:basedOn w:val="SOMContentChar"/>
    <w:link w:val="Style1"/>
    <w:rsid w:val="0072779B"/>
    <w:rPr>
      <w:rFonts w:eastAsia="Times New Roman"/>
      <w:color w:val="auto"/>
      <w:szCs w:val="22"/>
      <w:lang w:eastAsia="en-US"/>
    </w:rPr>
  </w:style>
  <w:style w:type="paragraph" w:customStyle="1" w:styleId="StyleCCE">
    <w:name w:val="StyleCCE"/>
    <w:basedOn w:val="Normal"/>
    <w:link w:val="StyleCCEChar"/>
    <w:qFormat/>
    <w:rsid w:val="00440950"/>
    <w:pPr>
      <w:keepNext/>
      <w:keepLines/>
      <w:numPr>
        <w:numId w:val="1"/>
      </w:numPr>
      <w:spacing w:before="120"/>
      <w:outlineLvl w:val="0"/>
    </w:pPr>
    <w:rPr>
      <w:rFonts w:eastAsia="Times New Roman"/>
      <w:b/>
      <w:sz w:val="28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88391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StyleCCEChar">
    <w:name w:val="StyleCCE Char"/>
    <w:basedOn w:val="DefaultParagraphFont"/>
    <w:link w:val="StyleCCE"/>
    <w:rsid w:val="00440950"/>
    <w:rPr>
      <w:rFonts w:eastAsia="Times New Roman"/>
      <w:b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91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91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tyle9">
    <w:name w:val="Style9"/>
    <w:next w:val="BodyText"/>
    <w:link w:val="Style9Char"/>
    <w:qFormat/>
    <w:rsid w:val="002D1BF2"/>
    <w:pPr>
      <w:tabs>
        <w:tab w:val="right" w:pos="9447"/>
      </w:tabs>
      <w:spacing w:before="120" w:after="240"/>
    </w:pPr>
    <w:rPr>
      <w:i/>
      <w:color w:val="000000" w:themeColor="text1"/>
    </w:rPr>
  </w:style>
  <w:style w:type="character" w:styleId="Strong">
    <w:name w:val="Strong"/>
    <w:basedOn w:val="DefaultParagraphFont"/>
    <w:uiPriority w:val="22"/>
    <w:qFormat/>
    <w:rsid w:val="00755626"/>
    <w:rPr>
      <w:b/>
      <w:bCs/>
    </w:rPr>
  </w:style>
  <w:style w:type="character" w:customStyle="1" w:styleId="Style9Char">
    <w:name w:val="Style9 Char"/>
    <w:basedOn w:val="DefaultParagraphFont"/>
    <w:link w:val="Style9"/>
    <w:rsid w:val="002D1BF2"/>
    <w:rPr>
      <w:i/>
      <w:color w:val="000000" w:themeColor="text1"/>
    </w:rPr>
  </w:style>
  <w:style w:type="character" w:styleId="EndnoteReference">
    <w:name w:val="endnote reference"/>
    <w:basedOn w:val="DefaultParagraphFont"/>
    <w:uiPriority w:val="99"/>
    <w:semiHidden/>
    <w:unhideWhenUsed/>
    <w:rsid w:val="00E54D32"/>
    <w:rPr>
      <w:vertAlign w:val="superscript"/>
    </w:rPr>
  </w:style>
  <w:style w:type="paragraph" w:styleId="Revision">
    <w:name w:val="Revision"/>
    <w:hidden/>
    <w:uiPriority w:val="99"/>
    <w:semiHidden/>
    <w:rsid w:val="00EC4C7D"/>
    <w:pPr>
      <w:spacing w:line="240" w:lineRule="auto"/>
      <w:ind w:firstLine="0"/>
      <w:jc w:val="left"/>
    </w:pPr>
  </w:style>
  <w:style w:type="table" w:styleId="PlainTable3">
    <w:name w:val="Plain Table 3"/>
    <w:basedOn w:val="TableNormal"/>
    <w:uiPriority w:val="43"/>
    <w:rsid w:val="000C67E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MTConvertedEquation">
    <w:name w:val="MTConvertedEquation"/>
    <w:basedOn w:val="DefaultParagraphFont"/>
    <w:rsid w:val="00193854"/>
    <w:rPr>
      <w:rFonts w:ascii="Cambria Math" w:hAnsi="Cambria Math" w:cstheme="majorBidi"/>
      <w:i/>
      <w:iCs/>
    </w:rPr>
  </w:style>
  <w:style w:type="table" w:styleId="PlainTable2">
    <w:name w:val="Plain Table 2"/>
    <w:basedOn w:val="TableNormal"/>
    <w:uiPriority w:val="42"/>
    <w:rsid w:val="00C14E1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Style2">
    <w:name w:val="Style2"/>
    <w:basedOn w:val="Normal"/>
    <w:link w:val="Style2Char"/>
    <w:qFormat/>
    <w:rsid w:val="00C30F64"/>
    <w:pPr>
      <w:tabs>
        <w:tab w:val="right" w:pos="9447"/>
      </w:tabs>
      <w:spacing w:line="480" w:lineRule="auto"/>
      <w:ind w:firstLine="3060"/>
      <w:jc w:val="center"/>
    </w:pPr>
    <w:rPr>
      <w:rFonts w:asciiTheme="majorBidi" w:hAnsiTheme="majorBidi" w:cstheme="majorBidi"/>
    </w:rPr>
  </w:style>
  <w:style w:type="paragraph" w:customStyle="1" w:styleId="a">
    <w:name w:val="图名"/>
    <w:basedOn w:val="Normal"/>
    <w:next w:val="Normal"/>
    <w:qFormat/>
    <w:rsid w:val="006D4A4C"/>
    <w:pPr>
      <w:widowControl w:val="0"/>
      <w:snapToGrid w:val="0"/>
      <w:spacing w:line="300" w:lineRule="auto"/>
      <w:ind w:firstLine="0"/>
      <w:jc w:val="center"/>
    </w:pPr>
    <w:rPr>
      <w:rFonts w:cstheme="minorBidi"/>
      <w:color w:val="auto"/>
      <w:kern w:val="2"/>
      <w:sz w:val="21"/>
      <w:szCs w:val="21"/>
    </w:rPr>
  </w:style>
  <w:style w:type="character" w:customStyle="1" w:styleId="Style2Char">
    <w:name w:val="Style2 Char"/>
    <w:basedOn w:val="DefaultParagraphFont"/>
    <w:link w:val="Style2"/>
    <w:rsid w:val="00C30F64"/>
    <w:rPr>
      <w:rFonts w:asciiTheme="majorBidi" w:hAnsiTheme="majorBidi" w:cstheme="majorBidi"/>
    </w:rPr>
  </w:style>
  <w:style w:type="paragraph" w:customStyle="1" w:styleId="a0">
    <w:name w:val="图名英文"/>
    <w:basedOn w:val="Normal"/>
    <w:link w:val="Char"/>
    <w:qFormat/>
    <w:rsid w:val="006D4A4C"/>
    <w:pPr>
      <w:widowControl w:val="0"/>
      <w:snapToGrid w:val="0"/>
      <w:spacing w:afterLines="100" w:after="100" w:line="300" w:lineRule="auto"/>
      <w:ind w:firstLine="0"/>
      <w:jc w:val="center"/>
    </w:pPr>
    <w:rPr>
      <w:rFonts w:cstheme="minorBidi"/>
      <w:color w:val="auto"/>
      <w:kern w:val="2"/>
      <w:sz w:val="21"/>
      <w:szCs w:val="21"/>
    </w:rPr>
  </w:style>
  <w:style w:type="character" w:customStyle="1" w:styleId="Char">
    <w:name w:val="图名英文 Char"/>
    <w:link w:val="a0"/>
    <w:rsid w:val="006D4A4C"/>
    <w:rPr>
      <w:rFonts w:cstheme="minorBidi"/>
      <w:color w:val="auto"/>
      <w:kern w:val="2"/>
      <w:sz w:val="21"/>
      <w:szCs w:val="21"/>
    </w:rPr>
  </w:style>
  <w:style w:type="table" w:customStyle="1" w:styleId="11">
    <w:name w:val="网格型11"/>
    <w:basedOn w:val="TableNormal"/>
    <w:uiPriority w:val="59"/>
    <w:rsid w:val="006D4A4C"/>
    <w:pPr>
      <w:spacing w:line="240" w:lineRule="auto"/>
      <w:ind w:firstLine="0"/>
      <w:jc w:val="left"/>
    </w:pPr>
    <w:rPr>
      <w:rFonts w:ascii="DengXian" w:eastAsia="DengXian" w:hAnsi="DengXian"/>
      <w:color w:val="auto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D4A4C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DF57C4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Els-Author">
    <w:name w:val="Els-Author"/>
    <w:next w:val="Normal"/>
    <w:rsid w:val="0054529A"/>
    <w:pPr>
      <w:keepNext/>
      <w:suppressAutoHyphens/>
      <w:spacing w:after="60" w:line="310" w:lineRule="exact"/>
      <w:ind w:firstLine="0"/>
      <w:jc w:val="left"/>
    </w:pPr>
    <w:rPr>
      <w:rFonts w:eastAsia="Times New Roman"/>
      <w:noProof/>
      <w:color w:val="auto"/>
      <w:sz w:val="22"/>
      <w:szCs w:val="20"/>
      <w:lang w:val="en-GB" w:eastAsia="en-US"/>
    </w:rPr>
  </w:style>
  <w:style w:type="character" w:styleId="LineNumber">
    <w:name w:val="line number"/>
    <w:basedOn w:val="DefaultParagraphFont"/>
    <w:uiPriority w:val="99"/>
    <w:semiHidden/>
    <w:unhideWhenUsed/>
    <w:rsid w:val="00915E18"/>
  </w:style>
  <w:style w:type="character" w:customStyle="1" w:styleId="UnresolvedMention10">
    <w:name w:val="Unresolved Mention10"/>
    <w:basedOn w:val="DefaultParagraphFont"/>
    <w:uiPriority w:val="99"/>
    <w:semiHidden/>
    <w:unhideWhenUsed/>
    <w:rsid w:val="007162DC"/>
    <w:rPr>
      <w:color w:val="605E5C"/>
      <w:shd w:val="clear" w:color="auto" w:fill="E1DFDD"/>
    </w:rPr>
  </w:style>
  <w:style w:type="numbering" w:customStyle="1" w:styleId="Style4">
    <w:name w:val="Style4"/>
    <w:basedOn w:val="NoList"/>
    <w:uiPriority w:val="99"/>
    <w:rsid w:val="002D1BF2"/>
    <w:pPr>
      <w:numPr>
        <w:numId w:val="24"/>
      </w:numPr>
    </w:pPr>
  </w:style>
  <w:style w:type="numbering" w:customStyle="1" w:styleId="Style44">
    <w:name w:val="Style44"/>
    <w:basedOn w:val="Style4"/>
    <w:uiPriority w:val="99"/>
    <w:rsid w:val="002D1BF2"/>
    <w:pPr>
      <w:numPr>
        <w:numId w:val="26"/>
      </w:numPr>
    </w:pPr>
  </w:style>
  <w:style w:type="character" w:customStyle="1" w:styleId="Heading4Char">
    <w:name w:val="Heading 4 Char"/>
    <w:basedOn w:val="DefaultParagraphFont"/>
    <w:link w:val="Heading4"/>
    <w:rsid w:val="00D06B0B"/>
    <w:rPr>
      <w:b/>
    </w:rPr>
  </w:style>
  <w:style w:type="table" w:styleId="PlainTable4">
    <w:name w:val="Plain Table 4"/>
    <w:basedOn w:val="TableNormal"/>
    <w:uiPriority w:val="44"/>
    <w:rsid w:val="00E2514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C953DA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0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9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5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6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5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41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8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46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85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3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5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9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3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2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9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8.jpeg"/><Relationship Id="rId21" Type="http://schemas.openxmlformats.org/officeDocument/2006/relationships/image" Target="media/image11.jpeg"/><Relationship Id="rId42" Type="http://schemas.openxmlformats.org/officeDocument/2006/relationships/oleObject" Target="embeddings/oleObject3.bin"/><Relationship Id="rId63" Type="http://schemas.openxmlformats.org/officeDocument/2006/relationships/image" Target="media/image40.wmf"/><Relationship Id="rId84" Type="http://schemas.openxmlformats.org/officeDocument/2006/relationships/oleObject" Target="embeddings/oleObject24.bin"/><Relationship Id="rId138" Type="http://schemas.openxmlformats.org/officeDocument/2006/relationships/oleObject" Target="embeddings/oleObject42.bin"/><Relationship Id="rId159" Type="http://schemas.openxmlformats.org/officeDocument/2006/relationships/oleObject" Target="embeddings/oleObject63.bin"/><Relationship Id="rId170" Type="http://schemas.openxmlformats.org/officeDocument/2006/relationships/oleObject" Target="embeddings/oleObject74.bin"/><Relationship Id="rId107" Type="http://schemas.openxmlformats.org/officeDocument/2006/relationships/image" Target="media/image62.wmf"/><Relationship Id="rId11" Type="http://schemas.openxmlformats.org/officeDocument/2006/relationships/image" Target="media/image4.jpeg"/><Relationship Id="rId32" Type="http://schemas.openxmlformats.org/officeDocument/2006/relationships/image" Target="media/image22.jpeg"/><Relationship Id="rId53" Type="http://schemas.openxmlformats.org/officeDocument/2006/relationships/image" Target="media/image35.wmf"/><Relationship Id="rId74" Type="http://schemas.openxmlformats.org/officeDocument/2006/relationships/oleObject" Target="embeddings/oleObject19.bin"/><Relationship Id="rId128" Type="http://schemas.openxmlformats.org/officeDocument/2006/relationships/image" Target="media/image79.jpeg"/><Relationship Id="rId149" Type="http://schemas.openxmlformats.org/officeDocument/2006/relationships/oleObject" Target="embeddings/oleObject53.bin"/><Relationship Id="rId5" Type="http://schemas.openxmlformats.org/officeDocument/2006/relationships/webSettings" Target="webSettings.xml"/><Relationship Id="rId95" Type="http://schemas.openxmlformats.org/officeDocument/2006/relationships/image" Target="media/image56.wmf"/><Relationship Id="rId160" Type="http://schemas.openxmlformats.org/officeDocument/2006/relationships/oleObject" Target="embeddings/oleObject64.bin"/><Relationship Id="rId22" Type="http://schemas.openxmlformats.org/officeDocument/2006/relationships/image" Target="media/image12.jpeg"/><Relationship Id="rId43" Type="http://schemas.openxmlformats.org/officeDocument/2006/relationships/image" Target="media/image30.wmf"/><Relationship Id="rId64" Type="http://schemas.openxmlformats.org/officeDocument/2006/relationships/oleObject" Target="embeddings/oleObject14.bin"/><Relationship Id="rId118" Type="http://schemas.openxmlformats.org/officeDocument/2006/relationships/image" Target="media/image69.jpeg"/><Relationship Id="rId139" Type="http://schemas.openxmlformats.org/officeDocument/2006/relationships/oleObject" Target="embeddings/oleObject43.bin"/><Relationship Id="rId85" Type="http://schemas.openxmlformats.org/officeDocument/2006/relationships/image" Target="media/image51.wmf"/><Relationship Id="rId150" Type="http://schemas.openxmlformats.org/officeDocument/2006/relationships/oleObject" Target="embeddings/oleObject54.bin"/><Relationship Id="rId171" Type="http://schemas.openxmlformats.org/officeDocument/2006/relationships/oleObject" Target="embeddings/oleObject75.bin"/><Relationship Id="rId12" Type="http://schemas.openxmlformats.org/officeDocument/2006/relationships/footer" Target="footer1.xml"/><Relationship Id="rId33" Type="http://schemas.openxmlformats.org/officeDocument/2006/relationships/image" Target="media/image23.jpeg"/><Relationship Id="rId108" Type="http://schemas.openxmlformats.org/officeDocument/2006/relationships/oleObject" Target="embeddings/oleObject36.bin"/><Relationship Id="rId129" Type="http://schemas.openxmlformats.org/officeDocument/2006/relationships/image" Target="media/image80.jpeg"/><Relationship Id="rId54" Type="http://schemas.openxmlformats.org/officeDocument/2006/relationships/oleObject" Target="embeddings/oleObject9.bin"/><Relationship Id="rId75" Type="http://schemas.openxmlformats.org/officeDocument/2006/relationships/image" Target="media/image46.wmf"/><Relationship Id="rId96" Type="http://schemas.openxmlformats.org/officeDocument/2006/relationships/oleObject" Target="embeddings/oleObject30.bin"/><Relationship Id="rId140" Type="http://schemas.openxmlformats.org/officeDocument/2006/relationships/oleObject" Target="embeddings/oleObject44.bin"/><Relationship Id="rId161" Type="http://schemas.openxmlformats.org/officeDocument/2006/relationships/oleObject" Target="embeddings/oleObject65.bin"/><Relationship Id="rId6" Type="http://schemas.openxmlformats.org/officeDocument/2006/relationships/footnotes" Target="footnotes.xm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49" Type="http://schemas.openxmlformats.org/officeDocument/2006/relationships/image" Target="media/image33.wmf"/><Relationship Id="rId114" Type="http://schemas.openxmlformats.org/officeDocument/2006/relationships/oleObject" Target="embeddings/oleObject39.bin"/><Relationship Id="rId119" Type="http://schemas.openxmlformats.org/officeDocument/2006/relationships/image" Target="media/image70.jpeg"/><Relationship Id="rId44" Type="http://schemas.openxmlformats.org/officeDocument/2006/relationships/oleObject" Target="embeddings/oleObject4.bin"/><Relationship Id="rId60" Type="http://schemas.openxmlformats.org/officeDocument/2006/relationships/oleObject" Target="embeddings/oleObject12.bin"/><Relationship Id="rId65" Type="http://schemas.openxmlformats.org/officeDocument/2006/relationships/image" Target="media/image41.wmf"/><Relationship Id="rId81" Type="http://schemas.openxmlformats.org/officeDocument/2006/relationships/image" Target="media/image49.wmf"/><Relationship Id="rId86" Type="http://schemas.openxmlformats.org/officeDocument/2006/relationships/oleObject" Target="embeddings/oleObject25.bin"/><Relationship Id="rId130" Type="http://schemas.openxmlformats.org/officeDocument/2006/relationships/image" Target="media/image81.jpeg"/><Relationship Id="rId135" Type="http://schemas.openxmlformats.org/officeDocument/2006/relationships/image" Target="media/image86.wmf"/><Relationship Id="rId151" Type="http://schemas.openxmlformats.org/officeDocument/2006/relationships/oleObject" Target="embeddings/oleObject55.bin"/><Relationship Id="rId156" Type="http://schemas.openxmlformats.org/officeDocument/2006/relationships/oleObject" Target="embeddings/oleObject60.bin"/><Relationship Id="rId177" Type="http://schemas.openxmlformats.org/officeDocument/2006/relationships/theme" Target="theme/theme1.xml"/><Relationship Id="rId172" Type="http://schemas.openxmlformats.org/officeDocument/2006/relationships/oleObject" Target="embeddings/oleObject76.bin"/><Relationship Id="rId13" Type="http://schemas.openxmlformats.org/officeDocument/2006/relationships/image" Target="media/image5.jpeg"/><Relationship Id="rId18" Type="http://schemas.openxmlformats.org/officeDocument/2006/relationships/comments" Target="comments.xml"/><Relationship Id="rId39" Type="http://schemas.openxmlformats.org/officeDocument/2006/relationships/image" Target="media/image28.wmf"/><Relationship Id="rId109" Type="http://schemas.openxmlformats.org/officeDocument/2006/relationships/image" Target="media/image63.wmf"/><Relationship Id="rId34" Type="http://schemas.openxmlformats.org/officeDocument/2006/relationships/image" Target="media/image24.jpeg"/><Relationship Id="rId50" Type="http://schemas.openxmlformats.org/officeDocument/2006/relationships/oleObject" Target="embeddings/oleObject7.bin"/><Relationship Id="rId55" Type="http://schemas.openxmlformats.org/officeDocument/2006/relationships/image" Target="media/image36.wmf"/><Relationship Id="rId76" Type="http://schemas.openxmlformats.org/officeDocument/2006/relationships/oleObject" Target="embeddings/oleObject20.bin"/><Relationship Id="rId97" Type="http://schemas.openxmlformats.org/officeDocument/2006/relationships/image" Target="media/image57.wmf"/><Relationship Id="rId104" Type="http://schemas.openxmlformats.org/officeDocument/2006/relationships/oleObject" Target="embeddings/oleObject34.bin"/><Relationship Id="rId120" Type="http://schemas.openxmlformats.org/officeDocument/2006/relationships/image" Target="media/image71.jpeg"/><Relationship Id="rId125" Type="http://schemas.openxmlformats.org/officeDocument/2006/relationships/image" Target="media/image76.jpeg"/><Relationship Id="rId141" Type="http://schemas.openxmlformats.org/officeDocument/2006/relationships/oleObject" Target="embeddings/oleObject45.bin"/><Relationship Id="rId146" Type="http://schemas.openxmlformats.org/officeDocument/2006/relationships/oleObject" Target="embeddings/oleObject50.bin"/><Relationship Id="rId167" Type="http://schemas.openxmlformats.org/officeDocument/2006/relationships/oleObject" Target="embeddings/oleObject71.bin"/><Relationship Id="rId7" Type="http://schemas.openxmlformats.org/officeDocument/2006/relationships/endnotes" Target="endnotes.xml"/><Relationship Id="rId71" Type="http://schemas.openxmlformats.org/officeDocument/2006/relationships/image" Target="media/image44.wmf"/><Relationship Id="rId92" Type="http://schemas.openxmlformats.org/officeDocument/2006/relationships/oleObject" Target="embeddings/oleObject28.bin"/><Relationship Id="rId162" Type="http://schemas.openxmlformats.org/officeDocument/2006/relationships/oleObject" Target="embeddings/oleObject66.bin"/><Relationship Id="rId2" Type="http://schemas.openxmlformats.org/officeDocument/2006/relationships/numbering" Target="numbering.xml"/><Relationship Id="rId29" Type="http://schemas.openxmlformats.org/officeDocument/2006/relationships/image" Target="media/image19.jpeg"/><Relationship Id="rId24" Type="http://schemas.openxmlformats.org/officeDocument/2006/relationships/image" Target="media/image14.jpeg"/><Relationship Id="rId40" Type="http://schemas.openxmlformats.org/officeDocument/2006/relationships/oleObject" Target="embeddings/oleObject2.bin"/><Relationship Id="rId45" Type="http://schemas.openxmlformats.org/officeDocument/2006/relationships/image" Target="media/image31.wmf"/><Relationship Id="rId66" Type="http://schemas.openxmlformats.org/officeDocument/2006/relationships/oleObject" Target="embeddings/oleObject15.bin"/><Relationship Id="rId87" Type="http://schemas.openxmlformats.org/officeDocument/2006/relationships/image" Target="media/image52.wmf"/><Relationship Id="rId110" Type="http://schemas.openxmlformats.org/officeDocument/2006/relationships/oleObject" Target="embeddings/oleObject37.bin"/><Relationship Id="rId115" Type="http://schemas.openxmlformats.org/officeDocument/2006/relationships/image" Target="media/image66.jpeg"/><Relationship Id="rId131" Type="http://schemas.openxmlformats.org/officeDocument/2006/relationships/image" Target="media/image82.jpeg"/><Relationship Id="rId136" Type="http://schemas.openxmlformats.org/officeDocument/2006/relationships/oleObject" Target="embeddings/oleObject40.bin"/><Relationship Id="rId157" Type="http://schemas.openxmlformats.org/officeDocument/2006/relationships/oleObject" Target="embeddings/oleObject61.bin"/><Relationship Id="rId61" Type="http://schemas.openxmlformats.org/officeDocument/2006/relationships/image" Target="media/image39.wmf"/><Relationship Id="rId82" Type="http://schemas.openxmlformats.org/officeDocument/2006/relationships/oleObject" Target="embeddings/oleObject23.bin"/><Relationship Id="rId152" Type="http://schemas.openxmlformats.org/officeDocument/2006/relationships/oleObject" Target="embeddings/oleObject56.bin"/><Relationship Id="rId173" Type="http://schemas.openxmlformats.org/officeDocument/2006/relationships/oleObject" Target="embeddings/oleObject77.bin"/><Relationship Id="rId19" Type="http://schemas.microsoft.com/office/2011/relationships/commentsExtended" Target="commentsExtended.xml"/><Relationship Id="rId14" Type="http://schemas.openxmlformats.org/officeDocument/2006/relationships/image" Target="media/image6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56" Type="http://schemas.openxmlformats.org/officeDocument/2006/relationships/oleObject" Target="embeddings/oleObject10.bin"/><Relationship Id="rId77" Type="http://schemas.openxmlformats.org/officeDocument/2006/relationships/image" Target="media/image47.wmf"/><Relationship Id="rId100" Type="http://schemas.openxmlformats.org/officeDocument/2006/relationships/oleObject" Target="embeddings/oleObject32.bin"/><Relationship Id="rId105" Type="http://schemas.openxmlformats.org/officeDocument/2006/relationships/image" Target="media/image61.wmf"/><Relationship Id="rId126" Type="http://schemas.openxmlformats.org/officeDocument/2006/relationships/image" Target="media/image77.jpeg"/><Relationship Id="rId147" Type="http://schemas.openxmlformats.org/officeDocument/2006/relationships/oleObject" Target="embeddings/oleObject51.bin"/><Relationship Id="rId168" Type="http://schemas.openxmlformats.org/officeDocument/2006/relationships/oleObject" Target="embeddings/oleObject72.bin"/><Relationship Id="rId8" Type="http://schemas.openxmlformats.org/officeDocument/2006/relationships/image" Target="media/image1.jpeg"/><Relationship Id="rId51" Type="http://schemas.openxmlformats.org/officeDocument/2006/relationships/image" Target="media/image34.wmf"/><Relationship Id="rId72" Type="http://schemas.openxmlformats.org/officeDocument/2006/relationships/oleObject" Target="embeddings/oleObject18.bin"/><Relationship Id="rId93" Type="http://schemas.openxmlformats.org/officeDocument/2006/relationships/image" Target="media/image55.wmf"/><Relationship Id="rId98" Type="http://schemas.openxmlformats.org/officeDocument/2006/relationships/oleObject" Target="embeddings/oleObject31.bin"/><Relationship Id="rId121" Type="http://schemas.openxmlformats.org/officeDocument/2006/relationships/image" Target="media/image72.jpeg"/><Relationship Id="rId142" Type="http://schemas.openxmlformats.org/officeDocument/2006/relationships/oleObject" Target="embeddings/oleObject46.bin"/><Relationship Id="rId163" Type="http://schemas.openxmlformats.org/officeDocument/2006/relationships/oleObject" Target="embeddings/oleObject67.bin"/><Relationship Id="rId3" Type="http://schemas.openxmlformats.org/officeDocument/2006/relationships/styles" Target="styles.xml"/><Relationship Id="rId25" Type="http://schemas.openxmlformats.org/officeDocument/2006/relationships/image" Target="media/image15.jpeg"/><Relationship Id="rId46" Type="http://schemas.openxmlformats.org/officeDocument/2006/relationships/oleObject" Target="embeddings/oleObject5.bin"/><Relationship Id="rId67" Type="http://schemas.openxmlformats.org/officeDocument/2006/relationships/image" Target="media/image42.wmf"/><Relationship Id="rId116" Type="http://schemas.openxmlformats.org/officeDocument/2006/relationships/image" Target="media/image67.jpeg"/><Relationship Id="rId137" Type="http://schemas.openxmlformats.org/officeDocument/2006/relationships/oleObject" Target="embeddings/oleObject41.bin"/><Relationship Id="rId158" Type="http://schemas.openxmlformats.org/officeDocument/2006/relationships/oleObject" Target="embeddings/oleObject62.bin"/><Relationship Id="rId20" Type="http://schemas.openxmlformats.org/officeDocument/2006/relationships/image" Target="media/image10.jpeg"/><Relationship Id="rId41" Type="http://schemas.openxmlformats.org/officeDocument/2006/relationships/image" Target="media/image29.wmf"/><Relationship Id="rId62" Type="http://schemas.openxmlformats.org/officeDocument/2006/relationships/oleObject" Target="embeddings/oleObject13.bin"/><Relationship Id="rId83" Type="http://schemas.openxmlformats.org/officeDocument/2006/relationships/image" Target="media/image50.wmf"/><Relationship Id="rId88" Type="http://schemas.openxmlformats.org/officeDocument/2006/relationships/oleObject" Target="embeddings/oleObject26.bin"/><Relationship Id="rId111" Type="http://schemas.openxmlformats.org/officeDocument/2006/relationships/image" Target="media/image64.wmf"/><Relationship Id="rId132" Type="http://schemas.openxmlformats.org/officeDocument/2006/relationships/image" Target="media/image83.jpeg"/><Relationship Id="rId153" Type="http://schemas.openxmlformats.org/officeDocument/2006/relationships/oleObject" Target="embeddings/oleObject57.bin"/><Relationship Id="rId174" Type="http://schemas.openxmlformats.org/officeDocument/2006/relationships/oleObject" Target="embeddings/oleObject78.bin"/><Relationship Id="rId15" Type="http://schemas.openxmlformats.org/officeDocument/2006/relationships/image" Target="media/image7.jpeg"/><Relationship Id="rId36" Type="http://schemas.openxmlformats.org/officeDocument/2006/relationships/image" Target="media/image26.wmf"/><Relationship Id="rId57" Type="http://schemas.openxmlformats.org/officeDocument/2006/relationships/image" Target="media/image37.wmf"/><Relationship Id="rId106" Type="http://schemas.openxmlformats.org/officeDocument/2006/relationships/oleObject" Target="embeddings/oleObject35.bin"/><Relationship Id="rId127" Type="http://schemas.openxmlformats.org/officeDocument/2006/relationships/image" Target="media/image78.jpeg"/><Relationship Id="rId10" Type="http://schemas.openxmlformats.org/officeDocument/2006/relationships/image" Target="media/image3.jpeg"/><Relationship Id="rId31" Type="http://schemas.openxmlformats.org/officeDocument/2006/relationships/image" Target="media/image21.jpeg"/><Relationship Id="rId52" Type="http://schemas.openxmlformats.org/officeDocument/2006/relationships/oleObject" Target="embeddings/oleObject8.bin"/><Relationship Id="rId73" Type="http://schemas.openxmlformats.org/officeDocument/2006/relationships/image" Target="media/image45.wmf"/><Relationship Id="rId78" Type="http://schemas.openxmlformats.org/officeDocument/2006/relationships/oleObject" Target="embeddings/oleObject21.bin"/><Relationship Id="rId94" Type="http://schemas.openxmlformats.org/officeDocument/2006/relationships/oleObject" Target="embeddings/oleObject29.bin"/><Relationship Id="rId99" Type="http://schemas.openxmlformats.org/officeDocument/2006/relationships/image" Target="media/image58.wmf"/><Relationship Id="rId101" Type="http://schemas.openxmlformats.org/officeDocument/2006/relationships/image" Target="media/image59.wmf"/><Relationship Id="rId122" Type="http://schemas.openxmlformats.org/officeDocument/2006/relationships/image" Target="media/image73.jpeg"/><Relationship Id="rId143" Type="http://schemas.openxmlformats.org/officeDocument/2006/relationships/oleObject" Target="embeddings/oleObject47.bin"/><Relationship Id="rId148" Type="http://schemas.openxmlformats.org/officeDocument/2006/relationships/oleObject" Target="embeddings/oleObject52.bin"/><Relationship Id="rId164" Type="http://schemas.openxmlformats.org/officeDocument/2006/relationships/oleObject" Target="embeddings/oleObject68.bin"/><Relationship Id="rId169" Type="http://schemas.openxmlformats.org/officeDocument/2006/relationships/oleObject" Target="embeddings/oleObject73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image" Target="media/image16.jpeg"/><Relationship Id="rId47" Type="http://schemas.openxmlformats.org/officeDocument/2006/relationships/image" Target="media/image32.wmf"/><Relationship Id="rId68" Type="http://schemas.openxmlformats.org/officeDocument/2006/relationships/oleObject" Target="embeddings/oleObject16.bin"/><Relationship Id="rId89" Type="http://schemas.openxmlformats.org/officeDocument/2006/relationships/image" Target="media/image53.wmf"/><Relationship Id="rId112" Type="http://schemas.openxmlformats.org/officeDocument/2006/relationships/oleObject" Target="embeddings/oleObject38.bin"/><Relationship Id="rId133" Type="http://schemas.openxmlformats.org/officeDocument/2006/relationships/image" Target="media/image84.jpeg"/><Relationship Id="rId154" Type="http://schemas.openxmlformats.org/officeDocument/2006/relationships/oleObject" Target="embeddings/oleObject58.bin"/><Relationship Id="rId175" Type="http://schemas.openxmlformats.org/officeDocument/2006/relationships/fontTable" Target="fontTable.xml"/><Relationship Id="rId16" Type="http://schemas.openxmlformats.org/officeDocument/2006/relationships/image" Target="media/image8.jpeg"/><Relationship Id="rId37" Type="http://schemas.openxmlformats.org/officeDocument/2006/relationships/image" Target="media/image27.wmf"/><Relationship Id="rId58" Type="http://schemas.openxmlformats.org/officeDocument/2006/relationships/oleObject" Target="embeddings/oleObject11.bin"/><Relationship Id="rId79" Type="http://schemas.openxmlformats.org/officeDocument/2006/relationships/image" Target="media/image48.wmf"/><Relationship Id="rId102" Type="http://schemas.openxmlformats.org/officeDocument/2006/relationships/oleObject" Target="embeddings/oleObject33.bin"/><Relationship Id="rId123" Type="http://schemas.openxmlformats.org/officeDocument/2006/relationships/image" Target="media/image74.jpeg"/><Relationship Id="rId144" Type="http://schemas.openxmlformats.org/officeDocument/2006/relationships/oleObject" Target="embeddings/oleObject48.bin"/><Relationship Id="rId90" Type="http://schemas.openxmlformats.org/officeDocument/2006/relationships/oleObject" Target="embeddings/oleObject27.bin"/><Relationship Id="rId165" Type="http://schemas.openxmlformats.org/officeDocument/2006/relationships/oleObject" Target="embeddings/oleObject69.bin"/><Relationship Id="rId27" Type="http://schemas.openxmlformats.org/officeDocument/2006/relationships/image" Target="media/image17.jpeg"/><Relationship Id="rId48" Type="http://schemas.openxmlformats.org/officeDocument/2006/relationships/oleObject" Target="embeddings/oleObject6.bin"/><Relationship Id="rId69" Type="http://schemas.openxmlformats.org/officeDocument/2006/relationships/image" Target="media/image43.wmf"/><Relationship Id="rId113" Type="http://schemas.openxmlformats.org/officeDocument/2006/relationships/image" Target="media/image65.wmf"/><Relationship Id="rId134" Type="http://schemas.openxmlformats.org/officeDocument/2006/relationships/image" Target="media/image85.jpeg"/><Relationship Id="rId80" Type="http://schemas.openxmlformats.org/officeDocument/2006/relationships/oleObject" Target="embeddings/oleObject22.bin"/><Relationship Id="rId155" Type="http://schemas.openxmlformats.org/officeDocument/2006/relationships/oleObject" Target="embeddings/oleObject59.bin"/><Relationship Id="rId176" Type="http://schemas.microsoft.com/office/2011/relationships/people" Target="people.xml"/><Relationship Id="rId17" Type="http://schemas.openxmlformats.org/officeDocument/2006/relationships/image" Target="media/image9.png"/><Relationship Id="rId38" Type="http://schemas.openxmlformats.org/officeDocument/2006/relationships/oleObject" Target="embeddings/oleObject1.bin"/><Relationship Id="rId59" Type="http://schemas.openxmlformats.org/officeDocument/2006/relationships/image" Target="media/image38.wmf"/><Relationship Id="rId103" Type="http://schemas.openxmlformats.org/officeDocument/2006/relationships/image" Target="media/image60.wmf"/><Relationship Id="rId124" Type="http://schemas.openxmlformats.org/officeDocument/2006/relationships/image" Target="media/image75.jpeg"/><Relationship Id="rId70" Type="http://schemas.openxmlformats.org/officeDocument/2006/relationships/oleObject" Target="embeddings/oleObject17.bin"/><Relationship Id="rId91" Type="http://schemas.openxmlformats.org/officeDocument/2006/relationships/image" Target="media/image54.wmf"/><Relationship Id="rId145" Type="http://schemas.openxmlformats.org/officeDocument/2006/relationships/oleObject" Target="embeddings/oleObject49.bin"/><Relationship Id="rId166" Type="http://schemas.openxmlformats.org/officeDocument/2006/relationships/oleObject" Target="embeddings/oleObject70.bin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7EA5292-B26D-4DF9-9F9B-DFF74B5B7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2370</Words>
  <Characters>13512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 CCE.docx</vt:lpstr>
    </vt:vector>
  </TitlesOfParts>
  <Company/>
  <LinksUpToDate>false</LinksUpToDate>
  <CharactersWithSpaces>15851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 CCE.docx</dc:title>
  <dc:subject/>
  <dc:creator>Abdulelah S Alshehri</dc:creator>
  <cp:keywords/>
  <dc:description/>
  <cp:lastModifiedBy>Abdulelah Saeed Alshehri</cp:lastModifiedBy>
  <cp:revision>4</cp:revision>
  <cp:lastPrinted>2021-01-19T10:58:00Z</cp:lastPrinted>
  <dcterms:created xsi:type="dcterms:W3CDTF">2021-02-26T08:02:00Z</dcterms:created>
  <dcterms:modified xsi:type="dcterms:W3CDTF">2021-02-26T08:10:00Z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Section">
    <vt:lpwstr>1</vt:lpwstr>
  </property>
  <property fmtid="{D5CDD505-2E9C-101B-9397-08002B2CF9AE}" pid="4" name="MTEquationNumber2">
    <vt:lpwstr>(B#E1)</vt:lpwstr>
  </property>
  <property fmtid="{D5CDD505-2E9C-101B-9397-08002B2CF9AE}" pid="5" name="MTCustomEquationNumber">
    <vt:lpwstr>1</vt:lpwstr>
  </property>
  <property fmtid="{D5CDD505-2E9C-101B-9397-08002B2CF9AE}" pid="6" name="Mendeley Recent Style Id 0_1">
    <vt:lpwstr>http://www.zotero.org/styles/acs-sustainable-chemistry-and-engineering</vt:lpwstr>
  </property>
  <property fmtid="{D5CDD505-2E9C-101B-9397-08002B2CF9AE}" pid="7" name="Mendeley Recent Style Name 0_1">
    <vt:lpwstr>ACS Sustainable Chemistry &amp; Engineering</vt:lpwstr>
  </property>
  <property fmtid="{D5CDD505-2E9C-101B-9397-08002B2CF9AE}" pid="8" name="Mendeley Recent Style Id 1_1">
    <vt:lpwstr>http://www.zotero.org/styles/american-medical-association</vt:lpwstr>
  </property>
  <property fmtid="{D5CDD505-2E9C-101B-9397-08002B2CF9AE}" pid="9" name="Mendeley Recent Style Name 1_1">
    <vt:lpwstr>American Medical Association</vt:lpwstr>
  </property>
  <property fmtid="{D5CDD505-2E9C-101B-9397-08002B2CF9AE}" pid="10" name="Mendeley Recent Style Id 2_1">
    <vt:lpwstr>http://www.zotero.org/styles/apa</vt:lpwstr>
  </property>
  <property fmtid="{D5CDD505-2E9C-101B-9397-08002B2CF9AE}" pid="11" name="Mendeley Recent Style Name 2_1">
    <vt:lpwstr>American Psychological Association 6th edition</vt:lpwstr>
  </property>
  <property fmtid="{D5CDD505-2E9C-101B-9397-08002B2CF9AE}" pid="12" name="Mendeley Recent Style Id 3_1">
    <vt:lpwstr>http://www.zotero.org/styles/chicago-author-date</vt:lpwstr>
  </property>
  <property fmtid="{D5CDD505-2E9C-101B-9397-08002B2CF9AE}" pid="13" name="Mendeley Recent Style Name 3_1">
    <vt:lpwstr>Chicago Manual of Style 17th edition (author-date)</vt:lpwstr>
  </property>
  <property fmtid="{D5CDD505-2E9C-101B-9397-08002B2CF9AE}" pid="14" name="Mendeley Recent Style Id 4_1">
    <vt:lpwstr>http://www.zotero.org/styles/fuel</vt:lpwstr>
  </property>
  <property fmtid="{D5CDD505-2E9C-101B-9397-08002B2CF9AE}" pid="15" name="Mendeley Recent Style Name 4_1">
    <vt:lpwstr>Fuel</vt:lpwstr>
  </property>
  <property fmtid="{D5CDD505-2E9C-101B-9397-08002B2CF9AE}" pid="16" name="Mendeley Recent Style Id 5_1">
    <vt:lpwstr>http://www.zotero.org/styles/ieee</vt:lpwstr>
  </property>
  <property fmtid="{D5CDD505-2E9C-101B-9397-08002B2CF9AE}" pid="17" name="Mendeley Recent Style Name 5_1">
    <vt:lpwstr>IEEE</vt:lpwstr>
  </property>
  <property fmtid="{D5CDD505-2E9C-101B-9397-08002B2CF9AE}" pid="18" name="Mendeley Recent Style Id 6_1">
    <vt:lpwstr>http://csl.mendeley.com/styles/546283701/ieee</vt:lpwstr>
  </property>
  <property fmtid="{D5CDD505-2E9C-101B-9397-08002B2CF9AE}" pid="19" name="Mendeley Recent Style Name 6_1">
    <vt:lpwstr>IEEE - Abdulelah S. Alshehri, PhD</vt:lpwstr>
  </property>
  <property fmtid="{D5CDD505-2E9C-101B-9397-08002B2CF9AE}" pid="20" name="Mendeley Recent Style Id 7_1">
    <vt:lpwstr>http://csl.mendeley.com/styles/546283701/ieee-7</vt:lpwstr>
  </property>
  <property fmtid="{D5CDD505-2E9C-101B-9397-08002B2CF9AE}" pid="21" name="Mendeley Recent Style Name 7_1">
    <vt:lpwstr>IEEE - del et al</vt:lpwstr>
  </property>
  <property fmtid="{D5CDD505-2E9C-101B-9397-08002B2CF9AE}" pid="22" name="Mendeley Recent Style Id 8_1">
    <vt:lpwstr>http://csl.mendeley.com/styles/546283701/ieee-66</vt:lpwstr>
  </property>
  <property fmtid="{D5CDD505-2E9C-101B-9397-08002B2CF9AE}" pid="23" name="Mendeley Recent Style Name 8_1">
    <vt:lpwstr>IEEE - etal</vt:lpwstr>
  </property>
  <property fmtid="{D5CDD505-2E9C-101B-9397-08002B2CF9AE}" pid="24" name="Mendeley Recent Style Id 9_1">
    <vt:lpwstr>http://www.zotero.org/styles/industrial-and-engineering-chemistry-research</vt:lpwstr>
  </property>
  <property fmtid="{D5CDD505-2E9C-101B-9397-08002B2CF9AE}" pid="25" name="Mendeley Recent Style Name 9_1">
    <vt:lpwstr>Industrial &amp; Engineering Chemistry Research</vt:lpwstr>
  </property>
  <property fmtid="{D5CDD505-2E9C-101B-9397-08002B2CF9AE}" pid="26" name="Mendeley Document_1">
    <vt:lpwstr>True</vt:lpwstr>
  </property>
  <property fmtid="{D5CDD505-2E9C-101B-9397-08002B2CF9AE}" pid="27" name="Mendeley Unique User Id_1">
    <vt:lpwstr>74923761-15b4-3f0b-97d1-c7eb9631b39e</vt:lpwstr>
  </property>
  <property fmtid="{D5CDD505-2E9C-101B-9397-08002B2CF9AE}" pid="28" name="Mendeley Citation Style_1">
    <vt:lpwstr>http://www.zotero.org/styles/american-medical-association</vt:lpwstr>
  </property>
  <property fmtid="{D5CDD505-2E9C-101B-9397-08002B2CF9AE}" pid="29" name="MTWinEqns">
    <vt:bool>true</vt:bool>
  </property>
</Properties>
</file>